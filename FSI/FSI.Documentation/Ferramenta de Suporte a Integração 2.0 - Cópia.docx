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caps/>
          <w:lang w:eastAsia="en-US"/>
        </w:rPr>
        <w:id w:val="1165815910"/>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8720"/>
          </w:tblGrid>
          <w:tr w:rsidR="0041143D" w:rsidRPr="00EE16BB">
            <w:trPr>
              <w:trHeight w:val="2880"/>
              <w:jc w:val="center"/>
            </w:trPr>
            <w:sdt>
              <w:sdtPr>
                <w:rPr>
                  <w:rFonts w:eastAsiaTheme="majorEastAsia" w:cstheme="majorBidi"/>
                  <w:caps/>
                  <w:lang w:eastAsia="en-US"/>
                </w:rPr>
                <w:alias w:val="Empresa"/>
                <w:id w:val="15524243"/>
                <w:dataBinding w:prefixMappings="xmlns:ns0='http://schemas.openxmlformats.org/officeDocument/2006/extended-properties'" w:xpath="/ns0:Properties[1]/ns0:Company[1]" w:storeItemID="{6668398D-A668-4E3E-A5EB-62B293D839F1}"/>
                <w:text/>
              </w:sdtPr>
              <w:sdtEndPr>
                <w:rPr>
                  <w:lang w:eastAsia="pt-BR"/>
                </w:rPr>
              </w:sdtEndPr>
              <w:sdtContent>
                <w:tc>
                  <w:tcPr>
                    <w:tcW w:w="5000" w:type="pct"/>
                  </w:tcPr>
                  <w:p w:rsidR="0041143D" w:rsidRPr="00EE16BB" w:rsidRDefault="0041143D" w:rsidP="0041143D">
                    <w:pPr>
                      <w:pStyle w:val="SemEspaamento"/>
                      <w:jc w:val="center"/>
                      <w:rPr>
                        <w:rFonts w:eastAsiaTheme="majorEastAsia" w:cstheme="majorBidi"/>
                        <w:caps/>
                        <w:rPrChange w:id="6" w:author="Lucas Garcia Tomiyama" w:date="2016-07-04T15:32:00Z">
                          <w:rPr>
                            <w:rFonts w:asciiTheme="majorHAnsi" w:eastAsiaTheme="majorEastAsia" w:hAnsiTheme="majorHAnsi" w:cstheme="majorBidi"/>
                            <w:caps/>
                          </w:rPr>
                        </w:rPrChange>
                      </w:rPr>
                    </w:pPr>
                    <w:r w:rsidRPr="00EE16BB">
                      <w:rPr>
                        <w:rFonts w:eastAsiaTheme="majorEastAsia" w:cstheme="majorBidi"/>
                        <w:caps/>
                        <w:rPrChange w:id="7" w:author="Lucas Garcia Tomiyama" w:date="2016-07-04T15:32:00Z">
                          <w:rPr>
                            <w:rFonts w:asciiTheme="majorHAnsi" w:eastAsiaTheme="majorEastAsia" w:hAnsiTheme="majorHAnsi" w:cstheme="majorBidi"/>
                            <w:caps/>
                          </w:rPr>
                        </w:rPrChange>
                      </w:rPr>
                      <w:t>Everis</w:t>
                    </w:r>
                  </w:p>
                </w:tc>
              </w:sdtContent>
            </w:sdt>
          </w:tr>
          <w:tr w:rsidR="0041143D" w:rsidRPr="00EE16BB">
            <w:trPr>
              <w:trHeight w:val="1440"/>
              <w:jc w:val="center"/>
            </w:trPr>
            <w:sdt>
              <w:sdtPr>
                <w:rPr>
                  <w:rFonts w:eastAsiaTheme="majorEastAsia"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1143D" w:rsidRPr="00EE16BB" w:rsidRDefault="0041143D" w:rsidP="0041143D">
                    <w:pPr>
                      <w:pStyle w:val="SemEspaamento"/>
                      <w:jc w:val="center"/>
                      <w:rPr>
                        <w:rFonts w:eastAsiaTheme="majorEastAsia" w:cstheme="majorBidi"/>
                        <w:sz w:val="80"/>
                        <w:szCs w:val="80"/>
                        <w:rPrChange w:id="8" w:author="Lucas Garcia Tomiyama" w:date="2016-07-04T15:32:00Z">
                          <w:rPr>
                            <w:rFonts w:asciiTheme="majorHAnsi" w:eastAsiaTheme="majorEastAsia" w:hAnsiTheme="majorHAnsi" w:cstheme="majorBidi"/>
                            <w:sz w:val="80"/>
                            <w:szCs w:val="80"/>
                          </w:rPr>
                        </w:rPrChange>
                      </w:rPr>
                    </w:pPr>
                    <w:r w:rsidRPr="00EE16BB">
                      <w:rPr>
                        <w:rFonts w:eastAsiaTheme="majorEastAsia" w:cstheme="majorBidi"/>
                        <w:sz w:val="80"/>
                        <w:szCs w:val="80"/>
                        <w:rPrChange w:id="9" w:author="Lucas Garcia Tomiyama" w:date="2016-07-04T15:32:00Z">
                          <w:rPr>
                            <w:rFonts w:asciiTheme="majorHAnsi" w:eastAsiaTheme="majorEastAsia" w:hAnsiTheme="majorHAnsi" w:cstheme="majorBidi"/>
                            <w:sz w:val="80"/>
                            <w:szCs w:val="80"/>
                          </w:rPr>
                        </w:rPrChange>
                      </w:rPr>
                      <w:t>FSI</w:t>
                    </w:r>
                  </w:p>
                </w:tc>
              </w:sdtContent>
            </w:sdt>
          </w:tr>
          <w:tr w:rsidR="0041143D" w:rsidRPr="00EE16BB">
            <w:trPr>
              <w:trHeight w:val="720"/>
              <w:jc w:val="center"/>
            </w:trPr>
            <w:sdt>
              <w:sdtPr>
                <w:rPr>
                  <w:rFonts w:eastAsiaTheme="majorEastAs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1143D" w:rsidRPr="00EE16BB" w:rsidRDefault="0041143D" w:rsidP="0041143D">
                    <w:pPr>
                      <w:pStyle w:val="SemEspaamento"/>
                      <w:jc w:val="center"/>
                      <w:rPr>
                        <w:rFonts w:eastAsiaTheme="majorEastAsia" w:cstheme="majorBidi"/>
                        <w:sz w:val="44"/>
                        <w:szCs w:val="44"/>
                        <w:rPrChange w:id="10" w:author="Lucas Garcia Tomiyama" w:date="2016-07-04T15:32:00Z">
                          <w:rPr>
                            <w:rFonts w:asciiTheme="majorHAnsi" w:eastAsiaTheme="majorEastAsia" w:hAnsiTheme="majorHAnsi" w:cstheme="majorBidi"/>
                            <w:sz w:val="44"/>
                            <w:szCs w:val="44"/>
                          </w:rPr>
                        </w:rPrChange>
                      </w:rPr>
                    </w:pPr>
                    <w:r w:rsidRPr="00EE16BB">
                      <w:rPr>
                        <w:rFonts w:eastAsiaTheme="majorEastAsia" w:cstheme="majorBidi"/>
                        <w:sz w:val="44"/>
                        <w:szCs w:val="44"/>
                        <w:rPrChange w:id="11" w:author="Lucas Garcia Tomiyama" w:date="2016-07-04T15:32:00Z">
                          <w:rPr>
                            <w:rFonts w:asciiTheme="majorHAnsi" w:eastAsiaTheme="majorEastAsia" w:hAnsiTheme="majorHAnsi" w:cstheme="majorBidi"/>
                            <w:sz w:val="44"/>
                            <w:szCs w:val="44"/>
                          </w:rPr>
                        </w:rPrChange>
                      </w:rPr>
                      <w:t>Ferramenta de Suporte a Integração</w:t>
                    </w:r>
                  </w:p>
                </w:tc>
              </w:sdtContent>
            </w:sdt>
          </w:tr>
          <w:tr w:rsidR="0041143D" w:rsidRPr="00EE16BB">
            <w:trPr>
              <w:trHeight w:val="360"/>
              <w:jc w:val="center"/>
            </w:trPr>
            <w:tc>
              <w:tcPr>
                <w:tcW w:w="5000" w:type="pct"/>
                <w:vAlign w:val="center"/>
              </w:tcPr>
              <w:p w:rsidR="0041143D" w:rsidRPr="00EE16BB" w:rsidRDefault="0041143D">
                <w:pPr>
                  <w:pStyle w:val="SemEspaamento"/>
                  <w:jc w:val="center"/>
                </w:pPr>
              </w:p>
            </w:tc>
          </w:tr>
          <w:tr w:rsidR="0041143D" w:rsidRPr="00EE16BB">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1143D" w:rsidRPr="00EE16BB" w:rsidRDefault="0041143D">
                    <w:pPr>
                      <w:pStyle w:val="SemEspaamento"/>
                      <w:jc w:val="center"/>
                      <w:rPr>
                        <w:b/>
                        <w:bCs/>
                      </w:rPr>
                    </w:pPr>
                    <w:r w:rsidRPr="00EE16BB">
                      <w:rPr>
                        <w:b/>
                        <w:bCs/>
                      </w:rPr>
                      <w:t>Lucas Garcia Tomiyama</w:t>
                    </w:r>
                  </w:p>
                </w:tc>
              </w:sdtContent>
            </w:sdt>
          </w:tr>
          <w:tr w:rsidR="0041143D" w:rsidRPr="00F96FB6">
            <w:trPr>
              <w:trHeight w:val="360"/>
              <w:jc w:val="center"/>
            </w:trPr>
            <w:sdt>
              <w:sdtPr>
                <w:rPr>
                  <w:bCs/>
                </w:rPr>
                <w:alias w:val="Data"/>
                <w:id w:val="516659546"/>
                <w:dataBinding w:prefixMappings="xmlns:ns0='http://schemas.microsoft.com/office/2006/coverPageProps'" w:xpath="/ns0:CoverPageProperties[1]/ns0:PublishDate[1]" w:storeItemID="{55AF091B-3C7A-41E3-B477-F2FDAA23CFDA}"/>
                <w:date w:fullDate="2016-07-04T00:00:00Z">
                  <w:dateFormat w:val="dd/MM/yyyy"/>
                  <w:lid w:val="pt-BR"/>
                  <w:storeMappedDataAs w:val="dateTime"/>
                  <w:calendar w:val="gregorian"/>
                </w:date>
              </w:sdtPr>
              <w:sdtContent>
                <w:tc>
                  <w:tcPr>
                    <w:tcW w:w="5000" w:type="pct"/>
                    <w:vAlign w:val="center"/>
                  </w:tcPr>
                  <w:p w:rsidR="0041143D" w:rsidRPr="00F96FB6" w:rsidRDefault="00ED0AB6" w:rsidP="00ED0AB6">
                    <w:pPr>
                      <w:pStyle w:val="SemEspaamento"/>
                      <w:jc w:val="center"/>
                      <w:rPr>
                        <w:bCs/>
                        <w:rPrChange w:id="12" w:author="Lucas Garcia Tomiyama" w:date="2016-07-11T11:56:00Z">
                          <w:rPr>
                            <w:b/>
                            <w:bCs/>
                          </w:rPr>
                        </w:rPrChange>
                      </w:rPr>
                    </w:pPr>
                    <w:r w:rsidRPr="00F96FB6">
                      <w:rPr>
                        <w:bCs/>
                        <w:rPrChange w:id="13" w:author="Lucas Garcia Tomiyama" w:date="2016-07-11T11:56:00Z">
                          <w:rPr>
                            <w:b/>
                            <w:bCs/>
                          </w:rPr>
                        </w:rPrChange>
                      </w:rPr>
                      <w:t>04</w:t>
                    </w:r>
                    <w:r w:rsidR="0041143D" w:rsidRPr="00F96FB6">
                      <w:rPr>
                        <w:bCs/>
                        <w:rPrChange w:id="14" w:author="Lucas Garcia Tomiyama" w:date="2016-07-11T11:56:00Z">
                          <w:rPr>
                            <w:b/>
                            <w:bCs/>
                          </w:rPr>
                        </w:rPrChange>
                      </w:rPr>
                      <w:t>/0</w:t>
                    </w:r>
                    <w:r w:rsidRPr="00F96FB6">
                      <w:rPr>
                        <w:bCs/>
                        <w:rPrChange w:id="15" w:author="Lucas Garcia Tomiyama" w:date="2016-07-11T11:56:00Z">
                          <w:rPr>
                            <w:b/>
                            <w:bCs/>
                          </w:rPr>
                        </w:rPrChange>
                      </w:rPr>
                      <w:t>7</w:t>
                    </w:r>
                    <w:r w:rsidR="0041143D" w:rsidRPr="00F96FB6">
                      <w:rPr>
                        <w:bCs/>
                        <w:rPrChange w:id="16" w:author="Lucas Garcia Tomiyama" w:date="2016-07-11T11:56:00Z">
                          <w:rPr>
                            <w:b/>
                            <w:bCs/>
                          </w:rPr>
                        </w:rPrChange>
                      </w:rPr>
                      <w:t>/2016</w:t>
                    </w:r>
                  </w:p>
                </w:tc>
              </w:sdtContent>
            </w:sdt>
          </w:tr>
        </w:tbl>
        <w:p w:rsidR="0041143D" w:rsidRPr="00EE16BB" w:rsidRDefault="0041143D"/>
        <w:p w:rsidR="0041143D" w:rsidRPr="00EE16BB" w:rsidRDefault="0041143D"/>
        <w:tbl>
          <w:tblPr>
            <w:tblpPr w:leftFromText="187" w:rightFromText="187" w:horzAnchor="margin" w:tblpXSpec="center" w:tblpYSpec="bottom"/>
            <w:tblW w:w="5000" w:type="pct"/>
            <w:tblLook w:val="04A0" w:firstRow="1" w:lastRow="0" w:firstColumn="1" w:lastColumn="0" w:noHBand="0" w:noVBand="1"/>
          </w:tblPr>
          <w:tblGrid>
            <w:gridCol w:w="8720"/>
          </w:tblGrid>
          <w:tr w:rsidR="0041143D" w:rsidRPr="00EE16BB">
            <w:sdt>
              <w:sdtPr>
                <w:alias w:val="Resumo"/>
                <w:id w:val="8276291"/>
                <w:dataBinding w:prefixMappings="xmlns:ns0='http://schemas.microsoft.com/office/2006/coverPageProps'" w:xpath="/ns0:CoverPageProperties[1]/ns0:Abstract[1]" w:storeItemID="{55AF091B-3C7A-41E3-B477-F2FDAA23CFDA}"/>
                <w:text/>
              </w:sdtPr>
              <w:sdtContent>
                <w:tc>
                  <w:tcPr>
                    <w:tcW w:w="5000" w:type="pct"/>
                  </w:tcPr>
                  <w:p w:rsidR="0041143D" w:rsidRPr="00EE16BB" w:rsidRDefault="00DA16E3" w:rsidP="00DA16E3">
                    <w:pPr>
                      <w:pStyle w:val="SemEspaamento"/>
                    </w:pPr>
                    <w:del w:id="17" w:author="Lucas Garcia Tomiyama" w:date="2016-07-04T15:01:00Z">
                      <w:r w:rsidRPr="00EE16BB" w:rsidDel="00DA16E3">
                        <w:delText xml:space="preserve">Este documento tem como finalidade a descrição funcional e técnica de uma ferramenta de suporte integração. </w:delText>
                      </w:r>
                    </w:del>
                    <w:ins w:id="18" w:author="Lucas Garcia Tomiyama" w:date="2016-07-04T15:01:00Z">
                      <w:r w:rsidRPr="00EE16BB">
                        <w:t xml:space="preserve">Este documento tem como finalidade </w:t>
                      </w:r>
                    </w:ins>
                    <w:ins w:id="19" w:author="Lucas Garcia Tomiyama" w:date="2016-07-04T15:02:00Z">
                      <w:r w:rsidRPr="00EE16BB">
                        <w:t xml:space="preserve">descrever </w:t>
                      </w:r>
                    </w:ins>
                    <w:ins w:id="20" w:author="Lucas Garcia Tomiyama" w:date="2016-07-04T15:01:00Z">
                      <w:r w:rsidRPr="00EE16BB">
                        <w:t xml:space="preserve">um projeto para o desenvolvimento de uma ferramenta de suporte integração. </w:t>
                      </w:r>
                    </w:ins>
                    <w:ins w:id="21" w:author="Lucas Garcia Tomiyama" w:date="2016-07-04T15:02:00Z">
                      <w:r w:rsidRPr="00EE16BB">
                        <w:t>Este documento deve contemplar detalhamento das etapas em cenários funcionais e técnicos.</w:t>
                      </w:r>
                    </w:ins>
                  </w:p>
                </w:tc>
              </w:sdtContent>
            </w:sdt>
          </w:tr>
        </w:tbl>
        <w:p w:rsidR="0041143D" w:rsidRPr="00EE16BB" w:rsidRDefault="0041143D"/>
        <w:p w:rsidR="0041143D" w:rsidRPr="00EE16BB" w:rsidRDefault="0041143D">
          <w:r w:rsidRPr="00EE16BB">
            <w:br w:type="page"/>
          </w:r>
        </w:p>
      </w:sdtContent>
    </w:sdt>
    <w:p w:rsidR="00DA16E3" w:rsidRPr="00EE16BB" w:rsidRDefault="00DA16E3" w:rsidP="00CB3F2C">
      <w:pPr>
        <w:jc w:val="center"/>
        <w:rPr>
          <w:ins w:id="22" w:author="Lucas Garcia Tomiyama" w:date="2016-07-04T15:06:00Z"/>
          <w:rFonts w:cs="Arial"/>
          <w:b/>
          <w:bCs/>
          <w:color w:val="000000"/>
          <w:sz w:val="18"/>
          <w:szCs w:val="18"/>
        </w:rPr>
        <w:sectPr w:rsidR="00DA16E3" w:rsidRPr="00EE16BB" w:rsidSect="0041143D">
          <w:pgSz w:w="11906" w:h="16838"/>
          <w:pgMar w:top="1417" w:right="1701" w:bottom="1417" w:left="1701" w:header="708" w:footer="708" w:gutter="0"/>
          <w:pgNumType w:start="0"/>
          <w:cols w:space="708"/>
          <w:titlePg/>
          <w:docGrid w:linePitch="360"/>
        </w:sectPr>
      </w:pPr>
    </w:p>
    <w:tbl>
      <w:tblPr>
        <w:tblW w:w="13476" w:type="dxa"/>
        <w:jc w:val="center"/>
        <w:tblInd w:w="181" w:type="dxa"/>
        <w:tblLayout w:type="fixed"/>
        <w:tblLook w:val="0000" w:firstRow="0" w:lastRow="0" w:firstColumn="0" w:lastColumn="0" w:noHBand="0" w:noVBand="0"/>
        <w:tblPrChange w:id="23" w:author="Lucas Garcia Tomiyama" w:date="2016-07-04T15:07:00Z">
          <w:tblPr>
            <w:tblW w:w="13476" w:type="dxa"/>
            <w:jc w:val="center"/>
            <w:tblInd w:w="1720" w:type="dxa"/>
            <w:tblLayout w:type="fixed"/>
            <w:tblLook w:val="0000" w:firstRow="0" w:lastRow="0" w:firstColumn="0" w:lastColumn="0" w:noHBand="0" w:noVBand="0"/>
          </w:tblPr>
        </w:tblPrChange>
      </w:tblPr>
      <w:tblGrid>
        <w:gridCol w:w="2102"/>
        <w:gridCol w:w="2225"/>
        <w:gridCol w:w="1176"/>
        <w:gridCol w:w="1456"/>
        <w:gridCol w:w="2811"/>
        <w:gridCol w:w="3706"/>
        <w:tblGridChange w:id="24">
          <w:tblGrid>
            <w:gridCol w:w="2102"/>
            <w:gridCol w:w="2225"/>
            <w:gridCol w:w="1176"/>
            <w:gridCol w:w="1456"/>
            <w:gridCol w:w="2811"/>
            <w:gridCol w:w="3706"/>
          </w:tblGrid>
        </w:tblGridChange>
      </w:tblGrid>
      <w:tr w:rsidR="00DA16E3" w:rsidRPr="00EE16BB" w:rsidTr="00DA16E3">
        <w:trPr>
          <w:trHeight w:val="270"/>
          <w:jc w:val="center"/>
          <w:ins w:id="25" w:author="Lucas Garcia Tomiyama" w:date="2016-07-04T15:03:00Z"/>
          <w:trPrChange w:id="26" w:author="Lucas Garcia Tomiyama" w:date="2016-07-04T15:07:00Z">
            <w:trPr>
              <w:trHeight w:val="270"/>
              <w:jc w:val="center"/>
            </w:trPr>
          </w:trPrChange>
        </w:trPr>
        <w:tc>
          <w:tcPr>
            <w:tcW w:w="13476" w:type="dxa"/>
            <w:gridSpan w:val="6"/>
            <w:tcBorders>
              <w:top w:val="single" w:sz="8" w:space="0" w:color="auto"/>
              <w:left w:val="single" w:sz="8" w:space="0" w:color="auto"/>
              <w:bottom w:val="single" w:sz="8" w:space="0" w:color="auto"/>
              <w:right w:val="single" w:sz="8" w:space="0" w:color="000000"/>
            </w:tcBorders>
            <w:shd w:val="clear" w:color="auto" w:fill="D9D9D9"/>
            <w:vAlign w:val="center"/>
            <w:tcPrChange w:id="27" w:author="Lucas Garcia Tomiyama" w:date="2016-07-04T15:07:00Z">
              <w:tcPr>
                <w:tcW w:w="13476" w:type="dxa"/>
                <w:gridSpan w:val="6"/>
                <w:tcBorders>
                  <w:top w:val="single" w:sz="8" w:space="0" w:color="auto"/>
                  <w:left w:val="single" w:sz="8" w:space="0" w:color="auto"/>
                  <w:bottom w:val="single" w:sz="8" w:space="0" w:color="auto"/>
                  <w:right w:val="single" w:sz="8" w:space="0" w:color="000000"/>
                </w:tcBorders>
                <w:shd w:val="clear" w:color="auto" w:fill="D9D9D9"/>
                <w:vAlign w:val="center"/>
              </w:tcPr>
            </w:tcPrChange>
          </w:tcPr>
          <w:p w:rsidR="00DA16E3" w:rsidRPr="00EE16BB" w:rsidRDefault="00DA16E3">
            <w:pPr>
              <w:ind w:left="-142"/>
              <w:jc w:val="center"/>
              <w:rPr>
                <w:ins w:id="28" w:author="Lucas Garcia Tomiyama" w:date="2016-07-04T15:03:00Z"/>
                <w:rFonts w:cs="Arial"/>
                <w:b/>
                <w:bCs/>
                <w:color w:val="000000"/>
                <w:sz w:val="18"/>
                <w:szCs w:val="18"/>
              </w:rPr>
              <w:pPrChange w:id="29" w:author="Lucas Garcia Tomiyama" w:date="2016-07-04T15:07:00Z">
                <w:pPr>
                  <w:jc w:val="center"/>
                </w:pPr>
              </w:pPrChange>
            </w:pPr>
            <w:ins w:id="30" w:author="Lucas Garcia Tomiyama" w:date="2016-07-04T15:03:00Z">
              <w:r w:rsidRPr="00EE16BB">
                <w:rPr>
                  <w:rFonts w:cs="Arial"/>
                  <w:b/>
                  <w:bCs/>
                  <w:color w:val="000000"/>
                  <w:sz w:val="18"/>
                  <w:szCs w:val="18"/>
                </w:rPr>
                <w:lastRenderedPageBreak/>
                <w:t>Envolvidos</w:t>
              </w:r>
            </w:ins>
          </w:p>
        </w:tc>
      </w:tr>
      <w:tr w:rsidR="00DA16E3" w:rsidRPr="00EE16BB" w:rsidTr="00DA16E3">
        <w:trPr>
          <w:trHeight w:val="252"/>
          <w:jc w:val="center"/>
          <w:ins w:id="31" w:author="Lucas Garcia Tomiyama" w:date="2016-07-04T15:03:00Z"/>
          <w:trPrChange w:id="32" w:author="Lucas Garcia Tomiyama" w:date="2016-07-04T15:07:00Z">
            <w:trPr>
              <w:trHeight w:val="252"/>
              <w:jc w:val="center"/>
            </w:trPr>
          </w:trPrChange>
        </w:trPr>
        <w:tc>
          <w:tcPr>
            <w:tcW w:w="2102" w:type="dxa"/>
            <w:vMerge w:val="restart"/>
            <w:tcBorders>
              <w:top w:val="nil"/>
              <w:left w:val="single" w:sz="8" w:space="0" w:color="auto"/>
              <w:bottom w:val="single" w:sz="8" w:space="0" w:color="000000"/>
              <w:right w:val="single" w:sz="8" w:space="0" w:color="auto"/>
            </w:tcBorders>
            <w:shd w:val="clear" w:color="auto" w:fill="D9D9D9"/>
            <w:vAlign w:val="center"/>
            <w:tcPrChange w:id="33" w:author="Lucas Garcia Tomiyama" w:date="2016-07-04T15:07:00Z">
              <w:tcPr>
                <w:tcW w:w="2102" w:type="dxa"/>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34" w:author="Lucas Garcia Tomiyama" w:date="2016-07-04T15:03:00Z"/>
                <w:rFonts w:cs="Arial"/>
                <w:b/>
                <w:bCs/>
                <w:color w:val="000000"/>
                <w:sz w:val="18"/>
                <w:szCs w:val="18"/>
              </w:rPr>
              <w:pPrChange w:id="35" w:author="Lucas Garcia Tomiyama" w:date="2016-07-04T15:07:00Z">
                <w:pPr>
                  <w:jc w:val="center"/>
                </w:pPr>
              </w:pPrChange>
            </w:pPr>
            <w:ins w:id="36" w:author="Lucas Garcia Tomiyama" w:date="2016-07-04T15:03:00Z">
              <w:r w:rsidRPr="00EE16BB">
                <w:rPr>
                  <w:rFonts w:cs="Arial"/>
                  <w:b/>
                  <w:bCs/>
                  <w:color w:val="000000"/>
                  <w:sz w:val="18"/>
                  <w:szCs w:val="18"/>
                </w:rPr>
                <w:t>Envolvido (Nome completo)</w:t>
              </w:r>
            </w:ins>
          </w:p>
        </w:tc>
        <w:tc>
          <w:tcPr>
            <w:tcW w:w="2225" w:type="dxa"/>
            <w:vMerge w:val="restart"/>
            <w:tcBorders>
              <w:top w:val="nil"/>
              <w:left w:val="single" w:sz="8" w:space="0" w:color="auto"/>
              <w:bottom w:val="single" w:sz="8" w:space="0" w:color="000000"/>
              <w:right w:val="single" w:sz="8" w:space="0" w:color="auto"/>
            </w:tcBorders>
            <w:shd w:val="clear" w:color="auto" w:fill="D9D9D9"/>
            <w:vAlign w:val="center"/>
            <w:tcPrChange w:id="37" w:author="Lucas Garcia Tomiyama" w:date="2016-07-04T15:07:00Z">
              <w:tcPr>
                <w:tcW w:w="2225" w:type="dxa"/>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38" w:author="Lucas Garcia Tomiyama" w:date="2016-07-04T15:03:00Z"/>
                <w:rFonts w:cs="Arial"/>
                <w:b/>
                <w:bCs/>
                <w:color w:val="000000"/>
                <w:sz w:val="18"/>
                <w:szCs w:val="18"/>
              </w:rPr>
              <w:pPrChange w:id="39" w:author="Lucas Garcia Tomiyama" w:date="2016-07-04T15:07:00Z">
                <w:pPr>
                  <w:jc w:val="center"/>
                </w:pPr>
              </w:pPrChange>
            </w:pPr>
            <w:ins w:id="40" w:author="Lucas Garcia Tomiyama" w:date="2016-07-04T15:03:00Z">
              <w:r w:rsidRPr="00EE16BB">
                <w:rPr>
                  <w:rFonts w:cs="Arial"/>
                  <w:b/>
                  <w:bCs/>
                  <w:color w:val="000000"/>
                  <w:sz w:val="18"/>
                  <w:szCs w:val="18"/>
                </w:rPr>
                <w:t>Responsabilidade(s)</w:t>
              </w:r>
            </w:ins>
          </w:p>
        </w:tc>
        <w:tc>
          <w:tcPr>
            <w:tcW w:w="1176" w:type="dxa"/>
            <w:vMerge w:val="restart"/>
            <w:tcBorders>
              <w:top w:val="nil"/>
              <w:left w:val="single" w:sz="8" w:space="0" w:color="auto"/>
              <w:bottom w:val="single" w:sz="8" w:space="0" w:color="000000"/>
              <w:right w:val="single" w:sz="8" w:space="0" w:color="auto"/>
            </w:tcBorders>
            <w:shd w:val="clear" w:color="auto" w:fill="D9D9D9"/>
            <w:vAlign w:val="center"/>
            <w:tcPrChange w:id="41" w:author="Lucas Garcia Tomiyama" w:date="2016-07-04T15:07:00Z">
              <w:tcPr>
                <w:tcW w:w="1176" w:type="dxa"/>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42" w:author="Lucas Garcia Tomiyama" w:date="2016-07-04T15:03:00Z"/>
                <w:rFonts w:cs="Arial"/>
                <w:b/>
                <w:bCs/>
                <w:color w:val="000000"/>
                <w:sz w:val="18"/>
                <w:szCs w:val="18"/>
              </w:rPr>
              <w:pPrChange w:id="43" w:author="Lucas Garcia Tomiyama" w:date="2016-07-04T15:07:00Z">
                <w:pPr>
                  <w:jc w:val="center"/>
                </w:pPr>
              </w:pPrChange>
            </w:pPr>
            <w:ins w:id="44" w:author="Lucas Garcia Tomiyama" w:date="2016-07-04T15:03:00Z">
              <w:r w:rsidRPr="00EE16BB">
                <w:rPr>
                  <w:rFonts w:cs="Arial"/>
                  <w:b/>
                  <w:bCs/>
                  <w:color w:val="000000"/>
                  <w:sz w:val="18"/>
                  <w:szCs w:val="18"/>
                </w:rPr>
                <w:t>Papel</w:t>
              </w:r>
            </w:ins>
          </w:p>
        </w:tc>
        <w:tc>
          <w:tcPr>
            <w:tcW w:w="1456" w:type="dxa"/>
            <w:vMerge w:val="restart"/>
            <w:tcBorders>
              <w:top w:val="nil"/>
              <w:left w:val="single" w:sz="8" w:space="0" w:color="auto"/>
              <w:bottom w:val="single" w:sz="8" w:space="0" w:color="000000"/>
              <w:right w:val="single" w:sz="8" w:space="0" w:color="auto"/>
            </w:tcBorders>
            <w:shd w:val="clear" w:color="auto" w:fill="D9D9D9"/>
            <w:vAlign w:val="center"/>
            <w:tcPrChange w:id="45" w:author="Lucas Garcia Tomiyama" w:date="2016-07-04T15:07:00Z">
              <w:tcPr>
                <w:tcW w:w="1456" w:type="dxa"/>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46" w:author="Lucas Garcia Tomiyama" w:date="2016-07-04T15:03:00Z"/>
                <w:rFonts w:cs="Arial"/>
                <w:b/>
                <w:bCs/>
                <w:color w:val="000000"/>
                <w:sz w:val="18"/>
                <w:szCs w:val="18"/>
              </w:rPr>
              <w:pPrChange w:id="47" w:author="Lucas Garcia Tomiyama" w:date="2016-07-04T15:07:00Z">
                <w:pPr>
                  <w:jc w:val="center"/>
                </w:pPr>
              </w:pPrChange>
            </w:pPr>
            <w:ins w:id="48" w:author="Lucas Garcia Tomiyama" w:date="2016-07-04T15:03:00Z">
              <w:r w:rsidRPr="00EE16BB">
                <w:rPr>
                  <w:rFonts w:cs="Arial"/>
                  <w:b/>
                  <w:bCs/>
                  <w:color w:val="000000"/>
                  <w:sz w:val="18"/>
                  <w:szCs w:val="18"/>
                </w:rPr>
                <w:t>Frente / Empresa – Área</w:t>
              </w:r>
            </w:ins>
          </w:p>
        </w:tc>
        <w:tc>
          <w:tcPr>
            <w:tcW w:w="6517" w:type="dxa"/>
            <w:gridSpan w:val="2"/>
            <w:tcBorders>
              <w:top w:val="single" w:sz="8" w:space="0" w:color="auto"/>
              <w:left w:val="nil"/>
              <w:bottom w:val="single" w:sz="8" w:space="0" w:color="auto"/>
              <w:right w:val="single" w:sz="8" w:space="0" w:color="auto"/>
            </w:tcBorders>
            <w:shd w:val="clear" w:color="auto" w:fill="D9D9D9"/>
            <w:vAlign w:val="center"/>
            <w:tcPrChange w:id="49" w:author="Lucas Garcia Tomiyama" w:date="2016-07-04T15:07:00Z">
              <w:tcPr>
                <w:tcW w:w="6517" w:type="dxa"/>
                <w:gridSpan w:val="2"/>
                <w:tcBorders>
                  <w:top w:val="single" w:sz="8" w:space="0" w:color="auto"/>
                  <w:left w:val="nil"/>
                  <w:bottom w:val="single" w:sz="8" w:space="0" w:color="auto"/>
                  <w:right w:val="single" w:sz="8" w:space="0" w:color="auto"/>
                </w:tcBorders>
                <w:shd w:val="clear" w:color="auto" w:fill="D9D9D9"/>
                <w:vAlign w:val="center"/>
              </w:tcPr>
            </w:tcPrChange>
          </w:tcPr>
          <w:p w:rsidR="00DA16E3" w:rsidRPr="00EE16BB" w:rsidRDefault="00DA16E3">
            <w:pPr>
              <w:ind w:left="-142"/>
              <w:jc w:val="center"/>
              <w:rPr>
                <w:ins w:id="50" w:author="Lucas Garcia Tomiyama" w:date="2016-07-04T15:03:00Z"/>
                <w:rFonts w:cs="Arial"/>
                <w:b/>
                <w:bCs/>
                <w:color w:val="000000"/>
                <w:sz w:val="18"/>
                <w:szCs w:val="18"/>
              </w:rPr>
              <w:pPrChange w:id="51" w:author="Lucas Garcia Tomiyama" w:date="2016-07-04T15:07:00Z">
                <w:pPr>
                  <w:jc w:val="center"/>
                </w:pPr>
              </w:pPrChange>
            </w:pPr>
            <w:ins w:id="52" w:author="Lucas Garcia Tomiyama" w:date="2016-07-04T15:03:00Z">
              <w:r w:rsidRPr="00EE16BB">
                <w:rPr>
                  <w:rFonts w:cs="Arial"/>
                  <w:b/>
                  <w:bCs/>
                  <w:color w:val="000000"/>
                  <w:sz w:val="18"/>
                  <w:szCs w:val="18"/>
                </w:rPr>
                <w:t>Contato</w:t>
              </w:r>
            </w:ins>
          </w:p>
        </w:tc>
      </w:tr>
      <w:tr w:rsidR="00DA16E3" w:rsidRPr="00EE16BB" w:rsidTr="00DA16E3">
        <w:trPr>
          <w:trHeight w:val="270"/>
          <w:jc w:val="center"/>
          <w:ins w:id="53" w:author="Lucas Garcia Tomiyama" w:date="2016-07-04T15:03:00Z"/>
          <w:trPrChange w:id="54" w:author="Lucas Garcia Tomiyama" w:date="2016-07-04T15:07:00Z">
            <w:trPr>
              <w:trHeight w:val="270"/>
              <w:jc w:val="center"/>
            </w:trPr>
          </w:trPrChange>
        </w:trPr>
        <w:tc>
          <w:tcPr>
            <w:tcW w:w="2102" w:type="dxa"/>
            <w:vMerge/>
            <w:tcBorders>
              <w:top w:val="nil"/>
              <w:left w:val="single" w:sz="8" w:space="0" w:color="auto"/>
              <w:bottom w:val="single" w:sz="8" w:space="0" w:color="000000"/>
              <w:right w:val="single" w:sz="8" w:space="0" w:color="auto"/>
            </w:tcBorders>
            <w:vAlign w:val="center"/>
            <w:tcPrChange w:id="55" w:author="Lucas Garcia Tomiyama" w:date="2016-07-04T15:07:00Z">
              <w:tcPr>
                <w:tcW w:w="2102" w:type="dxa"/>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56" w:author="Lucas Garcia Tomiyama" w:date="2016-07-04T15:03:00Z"/>
                <w:rFonts w:cs="Arial"/>
                <w:b/>
                <w:bCs/>
                <w:color w:val="000000"/>
                <w:sz w:val="18"/>
                <w:szCs w:val="18"/>
              </w:rPr>
              <w:pPrChange w:id="57" w:author="Lucas Garcia Tomiyama" w:date="2016-07-04T15:07:00Z">
                <w:pPr/>
              </w:pPrChange>
            </w:pPr>
          </w:p>
        </w:tc>
        <w:tc>
          <w:tcPr>
            <w:tcW w:w="2225" w:type="dxa"/>
            <w:vMerge/>
            <w:tcBorders>
              <w:top w:val="nil"/>
              <w:left w:val="single" w:sz="8" w:space="0" w:color="auto"/>
              <w:bottom w:val="single" w:sz="8" w:space="0" w:color="000000"/>
              <w:right w:val="single" w:sz="8" w:space="0" w:color="auto"/>
            </w:tcBorders>
            <w:vAlign w:val="center"/>
            <w:tcPrChange w:id="58" w:author="Lucas Garcia Tomiyama" w:date="2016-07-04T15:07:00Z">
              <w:tcPr>
                <w:tcW w:w="2225" w:type="dxa"/>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59" w:author="Lucas Garcia Tomiyama" w:date="2016-07-04T15:03:00Z"/>
                <w:rFonts w:cs="Arial"/>
                <w:b/>
                <w:bCs/>
                <w:color w:val="000000"/>
                <w:sz w:val="18"/>
                <w:szCs w:val="18"/>
              </w:rPr>
              <w:pPrChange w:id="60" w:author="Lucas Garcia Tomiyama" w:date="2016-07-04T15:07:00Z">
                <w:pPr/>
              </w:pPrChange>
            </w:pPr>
          </w:p>
        </w:tc>
        <w:tc>
          <w:tcPr>
            <w:tcW w:w="1176" w:type="dxa"/>
            <w:vMerge/>
            <w:tcBorders>
              <w:top w:val="nil"/>
              <w:left w:val="single" w:sz="8" w:space="0" w:color="auto"/>
              <w:bottom w:val="single" w:sz="8" w:space="0" w:color="000000"/>
              <w:right w:val="single" w:sz="8" w:space="0" w:color="auto"/>
            </w:tcBorders>
            <w:vAlign w:val="center"/>
            <w:tcPrChange w:id="61" w:author="Lucas Garcia Tomiyama" w:date="2016-07-04T15:07:00Z">
              <w:tcPr>
                <w:tcW w:w="1176" w:type="dxa"/>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62" w:author="Lucas Garcia Tomiyama" w:date="2016-07-04T15:03:00Z"/>
                <w:rFonts w:cs="Arial"/>
                <w:b/>
                <w:bCs/>
                <w:color w:val="000000"/>
                <w:sz w:val="18"/>
                <w:szCs w:val="18"/>
              </w:rPr>
              <w:pPrChange w:id="63" w:author="Lucas Garcia Tomiyama" w:date="2016-07-04T15:07:00Z">
                <w:pPr/>
              </w:pPrChange>
            </w:pPr>
          </w:p>
        </w:tc>
        <w:tc>
          <w:tcPr>
            <w:tcW w:w="1456" w:type="dxa"/>
            <w:vMerge/>
            <w:tcBorders>
              <w:top w:val="nil"/>
              <w:left w:val="single" w:sz="8" w:space="0" w:color="auto"/>
              <w:bottom w:val="single" w:sz="8" w:space="0" w:color="000000"/>
              <w:right w:val="single" w:sz="8" w:space="0" w:color="auto"/>
            </w:tcBorders>
            <w:vAlign w:val="center"/>
            <w:tcPrChange w:id="64" w:author="Lucas Garcia Tomiyama" w:date="2016-07-04T15:07:00Z">
              <w:tcPr>
                <w:tcW w:w="1456" w:type="dxa"/>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65" w:author="Lucas Garcia Tomiyama" w:date="2016-07-04T15:03:00Z"/>
                <w:rFonts w:cs="Arial"/>
                <w:b/>
                <w:bCs/>
                <w:color w:val="000000"/>
                <w:sz w:val="18"/>
                <w:szCs w:val="18"/>
              </w:rPr>
              <w:pPrChange w:id="66" w:author="Lucas Garcia Tomiyama" w:date="2016-07-04T15:07:00Z">
                <w:pPr/>
              </w:pPrChange>
            </w:pPr>
          </w:p>
        </w:tc>
        <w:tc>
          <w:tcPr>
            <w:tcW w:w="2811" w:type="dxa"/>
            <w:tcBorders>
              <w:top w:val="single" w:sz="8" w:space="0" w:color="auto"/>
              <w:left w:val="nil"/>
              <w:bottom w:val="single" w:sz="8" w:space="0" w:color="auto"/>
              <w:right w:val="single" w:sz="8" w:space="0" w:color="auto"/>
            </w:tcBorders>
            <w:shd w:val="clear" w:color="auto" w:fill="D9D9D9"/>
            <w:vAlign w:val="center"/>
            <w:tcPrChange w:id="67" w:author="Lucas Garcia Tomiyama" w:date="2016-07-04T15:07:00Z">
              <w:tcPr>
                <w:tcW w:w="2811" w:type="dxa"/>
                <w:tcBorders>
                  <w:top w:val="single" w:sz="8" w:space="0" w:color="auto"/>
                  <w:left w:val="nil"/>
                  <w:bottom w:val="single" w:sz="8" w:space="0" w:color="auto"/>
                  <w:right w:val="single" w:sz="8" w:space="0" w:color="auto"/>
                </w:tcBorders>
                <w:shd w:val="clear" w:color="auto" w:fill="D9D9D9"/>
                <w:vAlign w:val="center"/>
              </w:tcPr>
            </w:tcPrChange>
          </w:tcPr>
          <w:p w:rsidR="00DA16E3" w:rsidRPr="00EE16BB" w:rsidRDefault="00DA16E3">
            <w:pPr>
              <w:ind w:left="-142"/>
              <w:jc w:val="center"/>
              <w:rPr>
                <w:ins w:id="68" w:author="Lucas Garcia Tomiyama" w:date="2016-07-04T15:03:00Z"/>
                <w:rFonts w:cs="Arial"/>
                <w:b/>
                <w:bCs/>
                <w:color w:val="000000"/>
                <w:sz w:val="18"/>
                <w:szCs w:val="18"/>
              </w:rPr>
              <w:pPrChange w:id="69" w:author="Lucas Garcia Tomiyama" w:date="2016-07-04T15:07:00Z">
                <w:pPr>
                  <w:jc w:val="center"/>
                </w:pPr>
              </w:pPrChange>
            </w:pPr>
            <w:ins w:id="70" w:author="Lucas Garcia Tomiyama" w:date="2016-07-04T15:03:00Z">
              <w:r w:rsidRPr="00EE16BB">
                <w:rPr>
                  <w:rFonts w:cs="Arial"/>
                  <w:b/>
                  <w:bCs/>
                  <w:color w:val="000000"/>
                  <w:sz w:val="18"/>
                  <w:szCs w:val="18"/>
                </w:rPr>
                <w:t>E-mail(s)</w:t>
              </w:r>
            </w:ins>
          </w:p>
        </w:tc>
        <w:tc>
          <w:tcPr>
            <w:tcW w:w="3706" w:type="dxa"/>
            <w:tcBorders>
              <w:top w:val="single" w:sz="8" w:space="0" w:color="auto"/>
              <w:left w:val="nil"/>
              <w:bottom w:val="single" w:sz="8" w:space="0" w:color="auto"/>
              <w:right w:val="single" w:sz="8" w:space="0" w:color="auto"/>
            </w:tcBorders>
            <w:shd w:val="clear" w:color="auto" w:fill="D9D9D9"/>
            <w:vAlign w:val="center"/>
            <w:tcPrChange w:id="71" w:author="Lucas Garcia Tomiyama" w:date="2016-07-04T15:07:00Z">
              <w:tcPr>
                <w:tcW w:w="3706" w:type="dxa"/>
                <w:tcBorders>
                  <w:top w:val="single" w:sz="8" w:space="0" w:color="auto"/>
                  <w:left w:val="nil"/>
                  <w:bottom w:val="single" w:sz="8" w:space="0" w:color="auto"/>
                  <w:right w:val="single" w:sz="8" w:space="0" w:color="auto"/>
                </w:tcBorders>
                <w:shd w:val="clear" w:color="auto" w:fill="D9D9D9"/>
                <w:vAlign w:val="center"/>
              </w:tcPr>
            </w:tcPrChange>
          </w:tcPr>
          <w:p w:rsidR="00DA16E3" w:rsidRPr="00EE16BB" w:rsidRDefault="00DA16E3">
            <w:pPr>
              <w:ind w:left="-142"/>
              <w:jc w:val="center"/>
              <w:rPr>
                <w:ins w:id="72" w:author="Lucas Garcia Tomiyama" w:date="2016-07-04T15:03:00Z"/>
                <w:rFonts w:cs="Arial"/>
                <w:b/>
                <w:bCs/>
                <w:color w:val="000000"/>
                <w:sz w:val="18"/>
                <w:szCs w:val="18"/>
              </w:rPr>
              <w:pPrChange w:id="73" w:author="Lucas Garcia Tomiyama" w:date="2016-07-04T15:07:00Z">
                <w:pPr>
                  <w:jc w:val="center"/>
                </w:pPr>
              </w:pPrChange>
            </w:pPr>
            <w:ins w:id="74" w:author="Lucas Garcia Tomiyama" w:date="2016-07-04T15:03:00Z">
              <w:r w:rsidRPr="00EE16BB">
                <w:rPr>
                  <w:rFonts w:cs="Arial"/>
                  <w:b/>
                  <w:bCs/>
                  <w:color w:val="000000"/>
                  <w:sz w:val="18"/>
                  <w:szCs w:val="18"/>
                </w:rPr>
                <w:t>Telefone(s)</w:t>
              </w:r>
            </w:ins>
          </w:p>
        </w:tc>
      </w:tr>
      <w:tr w:rsidR="00DA16E3" w:rsidRPr="00EE16BB" w:rsidTr="00DA16E3">
        <w:trPr>
          <w:trHeight w:val="270"/>
          <w:jc w:val="center"/>
          <w:ins w:id="75" w:author="Lucas Garcia Tomiyama" w:date="2016-07-04T15:03:00Z"/>
          <w:trPrChange w:id="76" w:author="Lucas Garcia Tomiyama" w:date="2016-07-04T15:07:00Z">
            <w:trPr>
              <w:trHeight w:val="270"/>
              <w:jc w:val="center"/>
            </w:trPr>
          </w:trPrChange>
        </w:trPr>
        <w:tc>
          <w:tcPr>
            <w:tcW w:w="2102" w:type="dxa"/>
            <w:tcBorders>
              <w:top w:val="nil"/>
              <w:left w:val="single" w:sz="8" w:space="0" w:color="auto"/>
              <w:bottom w:val="single" w:sz="8" w:space="0" w:color="auto"/>
              <w:right w:val="single" w:sz="8" w:space="0" w:color="auto"/>
            </w:tcBorders>
            <w:shd w:val="clear" w:color="auto" w:fill="auto"/>
            <w:vAlign w:val="center"/>
            <w:tcPrChange w:id="77" w:author="Lucas Garcia Tomiyama" w:date="2016-07-04T15:07:00Z">
              <w:tcPr>
                <w:tcW w:w="2102" w:type="dxa"/>
                <w:tcBorders>
                  <w:top w:val="nil"/>
                  <w:left w:val="single" w:sz="8" w:space="0" w:color="auto"/>
                  <w:bottom w:val="single" w:sz="8" w:space="0" w:color="auto"/>
                  <w:right w:val="single" w:sz="8" w:space="0" w:color="auto"/>
                </w:tcBorders>
                <w:shd w:val="clear" w:color="auto" w:fill="auto"/>
                <w:vAlign w:val="center"/>
              </w:tcPr>
            </w:tcPrChange>
          </w:tcPr>
          <w:p w:rsidR="00DA16E3" w:rsidRPr="00EE16BB" w:rsidRDefault="00DA16E3">
            <w:pPr>
              <w:ind w:left="-142"/>
              <w:jc w:val="center"/>
              <w:rPr>
                <w:ins w:id="78" w:author="Lucas Garcia Tomiyama" w:date="2016-07-04T15:03:00Z"/>
                <w:rFonts w:cs="Arial"/>
                <w:color w:val="000000"/>
                <w:sz w:val="16"/>
                <w:szCs w:val="16"/>
              </w:rPr>
              <w:pPrChange w:id="79" w:author="Lucas Garcia Tomiyama" w:date="2016-07-04T15:07:00Z">
                <w:pPr>
                  <w:jc w:val="center"/>
                </w:pPr>
              </w:pPrChange>
            </w:pPr>
            <w:ins w:id="80" w:author="Lucas Garcia Tomiyama" w:date="2016-07-04T15:07:00Z">
              <w:r w:rsidRPr="00EE16BB">
                <w:rPr>
                  <w:rFonts w:cs="Arial"/>
                  <w:color w:val="000000"/>
                  <w:sz w:val="16"/>
                  <w:szCs w:val="16"/>
                </w:rPr>
                <w:t>Lucas Garcia Tomiyama</w:t>
              </w:r>
            </w:ins>
          </w:p>
        </w:tc>
        <w:tc>
          <w:tcPr>
            <w:tcW w:w="2225" w:type="dxa"/>
            <w:tcBorders>
              <w:top w:val="nil"/>
              <w:left w:val="nil"/>
              <w:bottom w:val="single" w:sz="8" w:space="0" w:color="auto"/>
              <w:right w:val="single" w:sz="8" w:space="0" w:color="auto"/>
            </w:tcBorders>
            <w:shd w:val="clear" w:color="auto" w:fill="auto"/>
            <w:vAlign w:val="center"/>
            <w:tcPrChange w:id="81" w:author="Lucas Garcia Tomiyama" w:date="2016-07-04T15:07:00Z">
              <w:tcPr>
                <w:tcW w:w="2225" w:type="dxa"/>
                <w:tcBorders>
                  <w:top w:val="nil"/>
                  <w:left w:val="nil"/>
                  <w:bottom w:val="single" w:sz="8" w:space="0" w:color="auto"/>
                  <w:right w:val="single" w:sz="8" w:space="0" w:color="auto"/>
                </w:tcBorders>
                <w:shd w:val="clear" w:color="auto" w:fill="auto"/>
                <w:vAlign w:val="center"/>
              </w:tcPr>
            </w:tcPrChange>
          </w:tcPr>
          <w:p w:rsidR="00DA16E3" w:rsidRPr="00EE16BB" w:rsidRDefault="00DA16E3">
            <w:pPr>
              <w:ind w:left="-142"/>
              <w:jc w:val="center"/>
              <w:rPr>
                <w:ins w:id="82" w:author="Lucas Garcia Tomiyama" w:date="2016-07-04T15:03:00Z"/>
                <w:rFonts w:cs="Arial"/>
                <w:color w:val="000000"/>
                <w:sz w:val="16"/>
                <w:szCs w:val="16"/>
              </w:rPr>
              <w:pPrChange w:id="83" w:author="Lucas Garcia Tomiyama" w:date="2016-07-04T15:07:00Z">
                <w:pPr>
                  <w:jc w:val="center"/>
                </w:pPr>
              </w:pPrChange>
            </w:pPr>
          </w:p>
        </w:tc>
        <w:tc>
          <w:tcPr>
            <w:tcW w:w="1176" w:type="dxa"/>
            <w:tcBorders>
              <w:top w:val="nil"/>
              <w:left w:val="nil"/>
              <w:bottom w:val="single" w:sz="8" w:space="0" w:color="auto"/>
              <w:right w:val="single" w:sz="8" w:space="0" w:color="auto"/>
            </w:tcBorders>
            <w:shd w:val="clear" w:color="auto" w:fill="auto"/>
            <w:vAlign w:val="center"/>
            <w:tcPrChange w:id="84" w:author="Lucas Garcia Tomiyama" w:date="2016-07-04T15:07:00Z">
              <w:tcPr>
                <w:tcW w:w="1176" w:type="dxa"/>
                <w:tcBorders>
                  <w:top w:val="nil"/>
                  <w:left w:val="nil"/>
                  <w:bottom w:val="single" w:sz="8" w:space="0" w:color="auto"/>
                  <w:right w:val="single" w:sz="8" w:space="0" w:color="auto"/>
                </w:tcBorders>
                <w:shd w:val="clear" w:color="auto" w:fill="auto"/>
                <w:vAlign w:val="center"/>
              </w:tcPr>
            </w:tcPrChange>
          </w:tcPr>
          <w:p w:rsidR="00DA16E3" w:rsidRPr="00EE16BB" w:rsidRDefault="00DA16E3">
            <w:pPr>
              <w:ind w:left="-142"/>
              <w:jc w:val="center"/>
              <w:rPr>
                <w:ins w:id="85" w:author="Lucas Garcia Tomiyama" w:date="2016-07-04T15:03:00Z"/>
                <w:rFonts w:cs="Arial"/>
                <w:color w:val="000000"/>
                <w:sz w:val="16"/>
                <w:szCs w:val="16"/>
              </w:rPr>
              <w:pPrChange w:id="86" w:author="Lucas Garcia Tomiyama" w:date="2016-07-04T15:07:00Z">
                <w:pPr>
                  <w:jc w:val="center"/>
                </w:pPr>
              </w:pPrChange>
            </w:pPr>
          </w:p>
        </w:tc>
        <w:tc>
          <w:tcPr>
            <w:tcW w:w="1456" w:type="dxa"/>
            <w:tcBorders>
              <w:top w:val="nil"/>
              <w:left w:val="nil"/>
              <w:bottom w:val="single" w:sz="8" w:space="0" w:color="auto"/>
              <w:right w:val="single" w:sz="8" w:space="0" w:color="auto"/>
            </w:tcBorders>
            <w:shd w:val="clear" w:color="auto" w:fill="auto"/>
            <w:vAlign w:val="center"/>
            <w:tcPrChange w:id="87" w:author="Lucas Garcia Tomiyama" w:date="2016-07-04T15:07:00Z">
              <w:tcPr>
                <w:tcW w:w="1456" w:type="dxa"/>
                <w:tcBorders>
                  <w:top w:val="nil"/>
                  <w:left w:val="nil"/>
                  <w:bottom w:val="single" w:sz="8" w:space="0" w:color="auto"/>
                  <w:right w:val="single" w:sz="8" w:space="0" w:color="auto"/>
                </w:tcBorders>
                <w:shd w:val="clear" w:color="auto" w:fill="auto"/>
                <w:vAlign w:val="center"/>
              </w:tcPr>
            </w:tcPrChange>
          </w:tcPr>
          <w:p w:rsidR="00DA16E3" w:rsidRPr="00EE16BB" w:rsidRDefault="00DA16E3">
            <w:pPr>
              <w:ind w:left="-142"/>
              <w:jc w:val="center"/>
              <w:rPr>
                <w:ins w:id="88" w:author="Lucas Garcia Tomiyama" w:date="2016-07-04T15:03:00Z"/>
                <w:rFonts w:cs="Arial"/>
                <w:color w:val="000000"/>
                <w:sz w:val="16"/>
                <w:szCs w:val="16"/>
              </w:rPr>
              <w:pPrChange w:id="89" w:author="Lucas Garcia Tomiyama" w:date="2016-07-04T15:07:00Z">
                <w:pPr>
                  <w:jc w:val="center"/>
                </w:pPr>
              </w:pPrChange>
            </w:pPr>
          </w:p>
        </w:tc>
        <w:tc>
          <w:tcPr>
            <w:tcW w:w="2811" w:type="dxa"/>
            <w:tcBorders>
              <w:top w:val="nil"/>
              <w:left w:val="nil"/>
              <w:bottom w:val="single" w:sz="8" w:space="0" w:color="auto"/>
              <w:right w:val="single" w:sz="8" w:space="0" w:color="auto"/>
            </w:tcBorders>
            <w:shd w:val="clear" w:color="auto" w:fill="auto"/>
            <w:vAlign w:val="center"/>
            <w:tcPrChange w:id="90" w:author="Lucas Garcia Tomiyama" w:date="2016-07-04T15:07:00Z">
              <w:tcPr>
                <w:tcW w:w="2811" w:type="dxa"/>
                <w:tcBorders>
                  <w:top w:val="nil"/>
                  <w:left w:val="nil"/>
                  <w:bottom w:val="single" w:sz="8" w:space="0" w:color="auto"/>
                  <w:right w:val="single" w:sz="8" w:space="0" w:color="auto"/>
                </w:tcBorders>
                <w:shd w:val="clear" w:color="auto" w:fill="auto"/>
                <w:vAlign w:val="center"/>
              </w:tcPr>
            </w:tcPrChange>
          </w:tcPr>
          <w:p w:rsidR="00DA16E3" w:rsidRPr="00EE16BB" w:rsidRDefault="00DA16E3">
            <w:pPr>
              <w:ind w:left="-142"/>
              <w:jc w:val="center"/>
              <w:rPr>
                <w:ins w:id="91" w:author="Lucas Garcia Tomiyama" w:date="2016-07-04T15:03:00Z"/>
                <w:rFonts w:cs="Arial"/>
                <w:sz w:val="16"/>
                <w:szCs w:val="16"/>
              </w:rPr>
              <w:pPrChange w:id="92" w:author="Lucas Garcia Tomiyama" w:date="2016-07-04T15:08:00Z">
                <w:pPr>
                  <w:jc w:val="center"/>
                </w:pPr>
              </w:pPrChange>
            </w:pPr>
            <w:ins w:id="93" w:author="Lucas Garcia Tomiyama" w:date="2016-07-04T15:08:00Z">
              <w:r w:rsidRPr="00093E72">
                <w:rPr>
                  <w:rFonts w:cs="Arial"/>
                  <w:sz w:val="16"/>
                  <w:szCs w:val="16"/>
                </w:rPr>
                <w:fldChar w:fldCharType="begin"/>
              </w:r>
              <w:r w:rsidRPr="00EE16BB">
                <w:rPr>
                  <w:rFonts w:cs="Arial"/>
                  <w:sz w:val="16"/>
                  <w:szCs w:val="16"/>
                </w:rPr>
                <w:instrText xml:space="preserve"> HYPERLINK "mailto:</w:instrText>
              </w:r>
            </w:ins>
            <w:ins w:id="94" w:author="Lucas Garcia Tomiyama" w:date="2016-07-04T15:07:00Z">
              <w:r w:rsidRPr="00EE16BB">
                <w:rPr>
                  <w:rPrChange w:id="95" w:author="Lucas Garcia Tomiyama" w:date="2016-07-04T15:32:00Z">
                    <w:rPr>
                      <w:rStyle w:val="Hyperlink"/>
                      <w:rFonts w:cs="Arial"/>
                      <w:sz w:val="16"/>
                      <w:szCs w:val="16"/>
                    </w:rPr>
                  </w:rPrChange>
                </w:rPr>
                <w:instrText>lgarc</w:instrText>
              </w:r>
            </w:ins>
            <w:ins w:id="96" w:author="Lucas Garcia Tomiyama" w:date="2016-07-04T15:08:00Z">
              <w:r w:rsidRPr="00EE16BB">
                <w:rPr>
                  <w:rFonts w:cs="Arial"/>
                  <w:sz w:val="16"/>
                  <w:szCs w:val="16"/>
                </w:rPr>
                <w:instrText xml:space="preserve">iat@everis.com" </w:instrText>
              </w:r>
              <w:r w:rsidRPr="00093E72">
                <w:rPr>
                  <w:rFonts w:cs="Arial"/>
                  <w:sz w:val="16"/>
                  <w:szCs w:val="16"/>
                </w:rPr>
                <w:fldChar w:fldCharType="separate"/>
              </w:r>
            </w:ins>
            <w:ins w:id="97" w:author="Lucas Garcia Tomiyama" w:date="2016-07-04T15:07:00Z">
              <w:r w:rsidRPr="00EE16BB">
                <w:rPr>
                  <w:rStyle w:val="Hyperlink"/>
                  <w:rFonts w:cs="Arial"/>
                  <w:sz w:val="16"/>
                  <w:szCs w:val="16"/>
                </w:rPr>
                <w:t>lgarc</w:t>
              </w:r>
            </w:ins>
            <w:ins w:id="98" w:author="Lucas Garcia Tomiyama" w:date="2016-07-04T15:08:00Z">
              <w:r w:rsidRPr="00EE16BB">
                <w:rPr>
                  <w:rStyle w:val="Hyperlink"/>
                  <w:rFonts w:cs="Arial"/>
                  <w:sz w:val="16"/>
                  <w:szCs w:val="16"/>
                </w:rPr>
                <w:t>iat@everis.com</w:t>
              </w:r>
              <w:r w:rsidRPr="00093E72">
                <w:rPr>
                  <w:rFonts w:cs="Arial"/>
                  <w:sz w:val="16"/>
                  <w:szCs w:val="16"/>
                </w:rPr>
                <w:fldChar w:fldCharType="end"/>
              </w:r>
            </w:ins>
          </w:p>
        </w:tc>
        <w:tc>
          <w:tcPr>
            <w:tcW w:w="3706" w:type="dxa"/>
            <w:tcBorders>
              <w:top w:val="nil"/>
              <w:left w:val="nil"/>
              <w:bottom w:val="single" w:sz="8" w:space="0" w:color="auto"/>
              <w:right w:val="single" w:sz="8" w:space="0" w:color="auto"/>
            </w:tcBorders>
            <w:shd w:val="clear" w:color="auto" w:fill="auto"/>
            <w:vAlign w:val="center"/>
            <w:tcPrChange w:id="99" w:author="Lucas Garcia Tomiyama" w:date="2016-07-04T15:07:00Z">
              <w:tcPr>
                <w:tcW w:w="3706" w:type="dxa"/>
                <w:tcBorders>
                  <w:top w:val="nil"/>
                  <w:left w:val="nil"/>
                  <w:bottom w:val="single" w:sz="8" w:space="0" w:color="auto"/>
                  <w:right w:val="single" w:sz="8" w:space="0" w:color="auto"/>
                </w:tcBorders>
                <w:shd w:val="clear" w:color="auto" w:fill="auto"/>
                <w:vAlign w:val="center"/>
              </w:tcPr>
            </w:tcPrChange>
          </w:tcPr>
          <w:p w:rsidR="00DA16E3" w:rsidRPr="00EE16BB" w:rsidRDefault="00DA16E3">
            <w:pPr>
              <w:ind w:left="-142"/>
              <w:jc w:val="center"/>
              <w:rPr>
                <w:ins w:id="100" w:author="Lucas Garcia Tomiyama" w:date="2016-07-04T15:03:00Z"/>
                <w:rFonts w:cs="Arial"/>
                <w:color w:val="000000"/>
                <w:sz w:val="16"/>
                <w:szCs w:val="15"/>
              </w:rPr>
              <w:pPrChange w:id="101" w:author="Lucas Garcia Tomiyama" w:date="2016-07-04T15:07:00Z">
                <w:pPr>
                  <w:jc w:val="center"/>
                </w:pPr>
              </w:pPrChange>
            </w:pPr>
            <w:ins w:id="102" w:author="Lucas Garcia Tomiyama" w:date="2016-07-04T15:08:00Z">
              <w:r w:rsidRPr="00EE16BB">
                <w:rPr>
                  <w:rFonts w:cs="Arial"/>
                  <w:color w:val="000000"/>
                  <w:sz w:val="16"/>
                  <w:szCs w:val="15"/>
                </w:rPr>
                <w:t>(11) 9 6924-2322</w:t>
              </w:r>
            </w:ins>
          </w:p>
        </w:tc>
      </w:tr>
      <w:tr w:rsidR="00DA16E3" w:rsidRPr="00EE16BB" w:rsidTr="00DA16E3">
        <w:trPr>
          <w:trHeight w:val="255"/>
          <w:jc w:val="center"/>
          <w:ins w:id="103" w:author="Lucas Garcia Tomiyama" w:date="2016-07-04T15:03:00Z"/>
          <w:trPrChange w:id="104" w:author="Lucas Garcia Tomiyama" w:date="2016-07-04T15:07:00Z">
            <w:trPr>
              <w:trHeight w:val="255"/>
              <w:jc w:val="center"/>
            </w:trPr>
          </w:trPrChange>
        </w:trPr>
        <w:tc>
          <w:tcPr>
            <w:tcW w:w="13476" w:type="dxa"/>
            <w:gridSpan w:val="6"/>
            <w:tcBorders>
              <w:top w:val="single" w:sz="4" w:space="0" w:color="auto"/>
              <w:left w:val="nil"/>
              <w:bottom w:val="nil"/>
              <w:right w:val="nil"/>
            </w:tcBorders>
            <w:shd w:val="clear" w:color="auto" w:fill="auto"/>
            <w:vAlign w:val="center"/>
            <w:tcPrChange w:id="105" w:author="Lucas Garcia Tomiyama" w:date="2016-07-04T15:07:00Z">
              <w:tcPr>
                <w:tcW w:w="13476" w:type="dxa"/>
                <w:gridSpan w:val="6"/>
                <w:tcBorders>
                  <w:top w:val="single" w:sz="4" w:space="0" w:color="auto"/>
                  <w:left w:val="nil"/>
                  <w:bottom w:val="nil"/>
                  <w:right w:val="nil"/>
                </w:tcBorders>
                <w:shd w:val="clear" w:color="auto" w:fill="auto"/>
                <w:vAlign w:val="center"/>
              </w:tcPr>
            </w:tcPrChange>
          </w:tcPr>
          <w:p w:rsidR="00DA16E3" w:rsidRPr="00EE16BB" w:rsidRDefault="00DA16E3">
            <w:pPr>
              <w:ind w:left="-142"/>
              <w:rPr>
                <w:ins w:id="106" w:author="Lucas Garcia Tomiyama" w:date="2016-07-04T15:03:00Z"/>
                <w:rFonts w:cs="Arial"/>
                <w:color w:val="000000"/>
                <w:sz w:val="18"/>
                <w:szCs w:val="18"/>
              </w:rPr>
              <w:pPrChange w:id="107" w:author="Lucas Garcia Tomiyama" w:date="2016-07-04T15:07:00Z">
                <w:pPr/>
              </w:pPrChange>
            </w:pPr>
            <w:ins w:id="108" w:author="Lucas Garcia Tomiyama" w:date="2016-07-04T15:03:00Z">
              <w:r w:rsidRPr="00EE16BB">
                <w:rPr>
                  <w:rFonts w:cs="Arial"/>
                  <w:iCs/>
                  <w:color w:val="000000"/>
                  <w:sz w:val="18"/>
                  <w:szCs w:val="18"/>
                </w:rPr>
                <w:t>Tipos de Papéis: Analista de Sistema, Gerente de Projetos, Consultor, Analista de Negócio, etc.</w:t>
              </w:r>
            </w:ins>
          </w:p>
        </w:tc>
      </w:tr>
    </w:tbl>
    <w:p w:rsidR="00DA16E3" w:rsidRPr="00EE16BB" w:rsidRDefault="00DA16E3">
      <w:pPr>
        <w:ind w:left="-142"/>
        <w:rPr>
          <w:ins w:id="109" w:author="Lucas Garcia Tomiyama" w:date="2016-07-04T15:03:00Z"/>
          <w:rFonts w:cs="Arial"/>
          <w:color w:val="000000"/>
        </w:rPr>
        <w:pPrChange w:id="110" w:author="Lucas Garcia Tomiyama" w:date="2016-07-04T15:07:00Z">
          <w:pPr>
            <w:ind w:left="360"/>
          </w:pPr>
        </w:pPrChange>
      </w:pPr>
    </w:p>
    <w:p w:rsidR="00DA16E3" w:rsidRPr="00EE16BB" w:rsidRDefault="00DA16E3">
      <w:pPr>
        <w:ind w:left="-142"/>
        <w:rPr>
          <w:ins w:id="111" w:author="Lucas Garcia Tomiyama" w:date="2016-07-04T15:03:00Z"/>
          <w:rFonts w:cs="Arial"/>
          <w:color w:val="000000"/>
        </w:rPr>
        <w:pPrChange w:id="112" w:author="Lucas Garcia Tomiyama" w:date="2016-07-04T15:07:00Z">
          <w:pPr>
            <w:ind w:left="360"/>
          </w:pPr>
        </w:pPrChange>
      </w:pPr>
    </w:p>
    <w:p w:rsidR="00DA16E3" w:rsidRPr="00EE16BB" w:rsidRDefault="00DA16E3">
      <w:pPr>
        <w:ind w:left="-142"/>
        <w:rPr>
          <w:ins w:id="113" w:author="Lucas Garcia Tomiyama" w:date="2016-07-04T15:03:00Z"/>
          <w:rFonts w:cs="Arial"/>
          <w:color w:val="000000"/>
        </w:rPr>
        <w:pPrChange w:id="114" w:author="Lucas Garcia Tomiyama" w:date="2016-07-04T15:07:00Z">
          <w:pPr>
            <w:ind w:left="360"/>
          </w:pPr>
        </w:pPrChange>
      </w:pPr>
    </w:p>
    <w:tbl>
      <w:tblPr>
        <w:tblW w:w="13500" w:type="dxa"/>
        <w:jc w:val="center"/>
        <w:tblInd w:w="-355" w:type="dxa"/>
        <w:tblLook w:val="0000" w:firstRow="0" w:lastRow="0" w:firstColumn="0" w:lastColumn="0" w:noHBand="0" w:noVBand="0"/>
      </w:tblPr>
      <w:tblGrid>
        <w:gridCol w:w="1038"/>
        <w:gridCol w:w="1121"/>
        <w:gridCol w:w="850"/>
        <w:gridCol w:w="1177"/>
        <w:gridCol w:w="1262"/>
        <w:gridCol w:w="1415"/>
        <w:gridCol w:w="1557"/>
        <w:gridCol w:w="5080"/>
        <w:tblGridChange w:id="115">
          <w:tblGrid>
            <w:gridCol w:w="5680"/>
            <w:gridCol w:w="1038"/>
            <w:gridCol w:w="964"/>
            <w:gridCol w:w="708"/>
            <w:gridCol w:w="1476"/>
            <w:gridCol w:w="1262"/>
            <w:gridCol w:w="1415"/>
            <w:gridCol w:w="957"/>
            <w:gridCol w:w="600"/>
            <w:gridCol w:w="5080"/>
          </w:tblGrid>
        </w:tblGridChange>
      </w:tblGrid>
      <w:tr w:rsidR="00DA16E3" w:rsidRPr="00EE16BB" w:rsidTr="00CB3F2C">
        <w:trPr>
          <w:cantSplit/>
          <w:trHeight w:val="281"/>
          <w:jc w:val="center"/>
          <w:ins w:id="116" w:author="Lucas Garcia Tomiyama" w:date="2016-07-04T15:03:00Z"/>
        </w:trPr>
        <w:tc>
          <w:tcPr>
            <w:tcW w:w="13500" w:type="dxa"/>
            <w:gridSpan w:val="8"/>
            <w:tcBorders>
              <w:top w:val="single" w:sz="8" w:space="0" w:color="auto"/>
              <w:left w:val="single" w:sz="8" w:space="0" w:color="auto"/>
              <w:bottom w:val="single" w:sz="8" w:space="0" w:color="auto"/>
              <w:right w:val="single" w:sz="8" w:space="0" w:color="000000"/>
            </w:tcBorders>
            <w:shd w:val="clear" w:color="auto" w:fill="D9D9D9"/>
            <w:vAlign w:val="center"/>
          </w:tcPr>
          <w:p w:rsidR="00DA16E3" w:rsidRPr="00EE16BB" w:rsidRDefault="00DA16E3">
            <w:pPr>
              <w:ind w:left="-142"/>
              <w:jc w:val="center"/>
              <w:rPr>
                <w:ins w:id="117" w:author="Lucas Garcia Tomiyama" w:date="2016-07-04T15:03:00Z"/>
                <w:rFonts w:cs="Arial"/>
                <w:b/>
                <w:bCs/>
                <w:color w:val="000000"/>
              </w:rPr>
              <w:pPrChange w:id="118" w:author="Lucas Garcia Tomiyama" w:date="2016-07-04T15:07:00Z">
                <w:pPr>
                  <w:jc w:val="center"/>
                </w:pPr>
              </w:pPrChange>
            </w:pPr>
            <w:ins w:id="119" w:author="Lucas Garcia Tomiyama" w:date="2016-07-04T15:03:00Z">
              <w:r w:rsidRPr="00EE16BB">
                <w:rPr>
                  <w:rFonts w:cs="Arial"/>
                  <w:b/>
                  <w:bCs/>
                  <w:color w:val="000000"/>
                </w:rPr>
                <w:t>Histórico da Elaboração do Documento</w:t>
              </w:r>
            </w:ins>
          </w:p>
        </w:tc>
      </w:tr>
      <w:tr w:rsidR="00DA16E3" w:rsidRPr="00EE16BB" w:rsidTr="00EE55CB">
        <w:tblPrEx>
          <w:tblW w:w="13500" w:type="dxa"/>
          <w:jc w:val="center"/>
          <w:tblInd w:w="-355" w:type="dxa"/>
          <w:tblLook w:val="0000" w:firstRow="0" w:lastRow="0" w:firstColumn="0" w:lastColumn="0" w:noHBand="0" w:noVBand="0"/>
          <w:tblPrExChange w:id="120" w:author="Lucas Garcia Tomiyama" w:date="2016-07-05T14:19:00Z">
            <w:tblPrEx>
              <w:tblW w:w="13500" w:type="dxa"/>
              <w:jc w:val="center"/>
              <w:tblInd w:w="-355" w:type="dxa"/>
              <w:tblLook w:val="0000" w:firstRow="0" w:lastRow="0" w:firstColumn="0" w:lastColumn="0" w:noHBand="0" w:noVBand="0"/>
            </w:tblPrEx>
          </w:tblPrExChange>
        </w:tblPrEx>
        <w:trPr>
          <w:trHeight w:val="281"/>
          <w:jc w:val="center"/>
          <w:ins w:id="121" w:author="Lucas Garcia Tomiyama" w:date="2016-07-04T15:03:00Z"/>
          <w:trPrChange w:id="122" w:author="Lucas Garcia Tomiyama" w:date="2016-07-05T14:19:00Z">
            <w:trPr>
              <w:gridBefore w:val="1"/>
              <w:trHeight w:val="281"/>
              <w:jc w:val="center"/>
            </w:trPr>
          </w:trPrChange>
        </w:trPr>
        <w:tc>
          <w:tcPr>
            <w:tcW w:w="1038" w:type="dxa"/>
            <w:vMerge w:val="restart"/>
            <w:tcBorders>
              <w:top w:val="nil"/>
              <w:left w:val="single" w:sz="8" w:space="0" w:color="auto"/>
              <w:bottom w:val="single" w:sz="8" w:space="0" w:color="000000"/>
              <w:right w:val="single" w:sz="8" w:space="0" w:color="auto"/>
            </w:tcBorders>
            <w:shd w:val="clear" w:color="auto" w:fill="D9D9D9"/>
            <w:vAlign w:val="center"/>
            <w:tcPrChange w:id="123" w:author="Lucas Garcia Tomiyama" w:date="2016-07-05T14:19:00Z">
              <w:tcPr>
                <w:tcW w:w="1038" w:type="dxa"/>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124" w:author="Lucas Garcia Tomiyama" w:date="2016-07-04T15:03:00Z"/>
                <w:rFonts w:cs="Arial"/>
                <w:b/>
                <w:bCs/>
                <w:color w:val="000000"/>
              </w:rPr>
              <w:pPrChange w:id="125" w:author="Lucas Garcia Tomiyama" w:date="2016-07-04T15:07:00Z">
                <w:pPr>
                  <w:jc w:val="center"/>
                </w:pPr>
              </w:pPrChange>
            </w:pPr>
            <w:ins w:id="126" w:author="Lucas Garcia Tomiyama" w:date="2016-07-04T15:03:00Z">
              <w:r w:rsidRPr="00EE16BB">
                <w:rPr>
                  <w:rFonts w:cs="Arial"/>
                  <w:b/>
                  <w:bCs/>
                  <w:color w:val="000000"/>
                </w:rPr>
                <w:t>ID</w:t>
              </w:r>
            </w:ins>
          </w:p>
        </w:tc>
        <w:tc>
          <w:tcPr>
            <w:tcW w:w="1121" w:type="dxa"/>
            <w:vMerge w:val="restart"/>
            <w:tcBorders>
              <w:top w:val="nil"/>
              <w:left w:val="single" w:sz="8" w:space="0" w:color="auto"/>
              <w:bottom w:val="single" w:sz="8" w:space="0" w:color="000000"/>
              <w:right w:val="single" w:sz="8" w:space="0" w:color="auto"/>
            </w:tcBorders>
            <w:shd w:val="clear" w:color="auto" w:fill="D9D9D9"/>
            <w:vAlign w:val="center"/>
            <w:tcPrChange w:id="127" w:author="Lucas Garcia Tomiyama" w:date="2016-07-05T14:19:00Z">
              <w:tcPr>
                <w:tcW w:w="0" w:type="auto"/>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128" w:author="Lucas Garcia Tomiyama" w:date="2016-07-04T15:03:00Z"/>
                <w:rFonts w:cs="Arial"/>
                <w:b/>
                <w:bCs/>
                <w:color w:val="000000"/>
              </w:rPr>
              <w:pPrChange w:id="129" w:author="Lucas Garcia Tomiyama" w:date="2016-07-04T15:07:00Z">
                <w:pPr>
                  <w:jc w:val="center"/>
                </w:pPr>
              </w:pPrChange>
            </w:pPr>
            <w:ins w:id="130" w:author="Lucas Garcia Tomiyama" w:date="2016-07-04T15:03:00Z">
              <w:r w:rsidRPr="00EE16BB">
                <w:rPr>
                  <w:rFonts w:cs="Arial"/>
                  <w:b/>
                  <w:bCs/>
                  <w:color w:val="000000"/>
                </w:rPr>
                <w:t>Data</w:t>
              </w:r>
            </w:ins>
          </w:p>
        </w:tc>
        <w:tc>
          <w:tcPr>
            <w:tcW w:w="850" w:type="dxa"/>
            <w:vMerge w:val="restart"/>
            <w:tcBorders>
              <w:top w:val="nil"/>
              <w:left w:val="single" w:sz="8" w:space="0" w:color="auto"/>
              <w:bottom w:val="single" w:sz="8" w:space="0" w:color="000000"/>
              <w:right w:val="single" w:sz="8" w:space="0" w:color="auto"/>
            </w:tcBorders>
            <w:shd w:val="clear" w:color="auto" w:fill="D9D9D9"/>
            <w:vAlign w:val="center"/>
            <w:tcPrChange w:id="131" w:author="Lucas Garcia Tomiyama" w:date="2016-07-05T14:19:00Z">
              <w:tcPr>
                <w:tcW w:w="0" w:type="auto"/>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132" w:author="Lucas Garcia Tomiyama" w:date="2016-07-04T15:03:00Z"/>
                <w:rFonts w:cs="Arial"/>
                <w:b/>
                <w:bCs/>
                <w:color w:val="000000"/>
              </w:rPr>
              <w:pPrChange w:id="133" w:author="Lucas Garcia Tomiyama" w:date="2016-07-04T15:07:00Z">
                <w:pPr>
                  <w:jc w:val="center"/>
                </w:pPr>
              </w:pPrChange>
            </w:pPr>
            <w:ins w:id="134" w:author="Lucas Garcia Tomiyama" w:date="2016-07-04T15:03:00Z">
              <w:r w:rsidRPr="00EE16BB">
                <w:rPr>
                  <w:rFonts w:cs="Arial"/>
                  <w:b/>
                  <w:bCs/>
                  <w:color w:val="000000"/>
                </w:rPr>
                <w:t>Versão</w:t>
              </w:r>
            </w:ins>
          </w:p>
        </w:tc>
        <w:tc>
          <w:tcPr>
            <w:tcW w:w="0" w:type="auto"/>
            <w:vMerge w:val="restart"/>
            <w:tcBorders>
              <w:top w:val="nil"/>
              <w:left w:val="single" w:sz="8" w:space="0" w:color="auto"/>
              <w:bottom w:val="single" w:sz="8" w:space="0" w:color="000000"/>
              <w:right w:val="single" w:sz="8" w:space="0" w:color="auto"/>
            </w:tcBorders>
            <w:shd w:val="clear" w:color="auto" w:fill="D9D9D9"/>
            <w:vAlign w:val="center"/>
            <w:tcPrChange w:id="135" w:author="Lucas Garcia Tomiyama" w:date="2016-07-05T14:19:00Z">
              <w:tcPr>
                <w:tcW w:w="0" w:type="auto"/>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136" w:author="Lucas Garcia Tomiyama" w:date="2016-07-04T15:03:00Z"/>
                <w:rFonts w:cs="Arial"/>
                <w:b/>
                <w:bCs/>
                <w:color w:val="000000"/>
              </w:rPr>
              <w:pPrChange w:id="137" w:author="Lucas Garcia Tomiyama" w:date="2016-07-04T15:07:00Z">
                <w:pPr>
                  <w:jc w:val="center"/>
                </w:pPr>
              </w:pPrChange>
            </w:pPr>
            <w:ins w:id="138" w:author="Lucas Garcia Tomiyama" w:date="2016-07-04T15:03:00Z">
              <w:r w:rsidRPr="00EE16BB">
                <w:rPr>
                  <w:rFonts w:cs="Arial"/>
                  <w:b/>
                  <w:bCs/>
                  <w:color w:val="000000"/>
                </w:rPr>
                <w:t>Motivo</w:t>
              </w:r>
            </w:ins>
          </w:p>
        </w:tc>
        <w:tc>
          <w:tcPr>
            <w:tcW w:w="1262" w:type="dxa"/>
            <w:vMerge w:val="restart"/>
            <w:tcBorders>
              <w:top w:val="nil"/>
              <w:left w:val="single" w:sz="8" w:space="0" w:color="auto"/>
              <w:bottom w:val="single" w:sz="8" w:space="0" w:color="000000"/>
              <w:right w:val="single" w:sz="8" w:space="0" w:color="auto"/>
            </w:tcBorders>
            <w:shd w:val="clear" w:color="auto" w:fill="D9D9D9"/>
            <w:vAlign w:val="center"/>
            <w:tcPrChange w:id="139" w:author="Lucas Garcia Tomiyama" w:date="2016-07-05T14:19:00Z">
              <w:tcPr>
                <w:tcW w:w="1262" w:type="dxa"/>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140" w:author="Lucas Garcia Tomiyama" w:date="2016-07-04T15:03:00Z"/>
                <w:rFonts w:cs="Arial"/>
                <w:b/>
                <w:bCs/>
                <w:color w:val="000000"/>
              </w:rPr>
              <w:pPrChange w:id="141" w:author="Lucas Garcia Tomiyama" w:date="2016-07-04T15:07:00Z">
                <w:pPr>
                  <w:jc w:val="center"/>
                </w:pPr>
              </w:pPrChange>
            </w:pPr>
            <w:ins w:id="142" w:author="Lucas Garcia Tomiyama" w:date="2016-07-04T15:03:00Z">
              <w:r w:rsidRPr="00EE16BB">
                <w:rPr>
                  <w:rFonts w:cs="Arial"/>
                  <w:b/>
                  <w:bCs/>
                  <w:color w:val="000000"/>
                </w:rPr>
                <w:t>Autor</w:t>
              </w:r>
            </w:ins>
          </w:p>
        </w:tc>
        <w:tc>
          <w:tcPr>
            <w:tcW w:w="1415" w:type="dxa"/>
            <w:vMerge w:val="restart"/>
            <w:tcBorders>
              <w:top w:val="nil"/>
              <w:left w:val="single" w:sz="8" w:space="0" w:color="auto"/>
              <w:bottom w:val="single" w:sz="8" w:space="0" w:color="000000"/>
              <w:right w:val="single" w:sz="8" w:space="0" w:color="auto"/>
            </w:tcBorders>
            <w:shd w:val="clear" w:color="auto" w:fill="D9D9D9"/>
            <w:vAlign w:val="center"/>
            <w:tcPrChange w:id="143" w:author="Lucas Garcia Tomiyama" w:date="2016-07-05T14:19:00Z">
              <w:tcPr>
                <w:tcW w:w="1415" w:type="dxa"/>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144" w:author="Lucas Garcia Tomiyama" w:date="2016-07-04T15:03:00Z"/>
                <w:rFonts w:cs="Arial"/>
                <w:b/>
                <w:bCs/>
                <w:color w:val="000000"/>
              </w:rPr>
              <w:pPrChange w:id="145" w:author="Lucas Garcia Tomiyama" w:date="2016-07-04T15:07:00Z">
                <w:pPr>
                  <w:jc w:val="center"/>
                </w:pPr>
              </w:pPrChange>
            </w:pPr>
            <w:ins w:id="146" w:author="Lucas Garcia Tomiyama" w:date="2016-07-04T15:03:00Z">
              <w:r w:rsidRPr="00EE16BB">
                <w:rPr>
                  <w:rFonts w:cs="Arial"/>
                  <w:b/>
                  <w:bCs/>
                  <w:color w:val="000000"/>
                </w:rPr>
                <w:t>Revisor</w:t>
              </w:r>
            </w:ins>
          </w:p>
        </w:tc>
        <w:tc>
          <w:tcPr>
            <w:tcW w:w="1557" w:type="dxa"/>
            <w:vMerge w:val="restart"/>
            <w:tcBorders>
              <w:top w:val="nil"/>
              <w:left w:val="single" w:sz="8" w:space="0" w:color="auto"/>
              <w:bottom w:val="single" w:sz="8" w:space="0" w:color="000000"/>
              <w:right w:val="single" w:sz="8" w:space="0" w:color="auto"/>
            </w:tcBorders>
            <w:shd w:val="clear" w:color="auto" w:fill="D9D9D9"/>
            <w:vAlign w:val="center"/>
            <w:tcPrChange w:id="147" w:author="Lucas Garcia Tomiyama" w:date="2016-07-05T14:19:00Z">
              <w:tcPr>
                <w:tcW w:w="1557" w:type="dxa"/>
                <w:gridSpan w:val="2"/>
                <w:vMerge w:val="restart"/>
                <w:tcBorders>
                  <w:top w:val="nil"/>
                  <w:left w:val="single" w:sz="8" w:space="0" w:color="auto"/>
                  <w:bottom w:val="single" w:sz="8" w:space="0" w:color="000000"/>
                  <w:right w:val="single" w:sz="8" w:space="0" w:color="auto"/>
                </w:tcBorders>
                <w:shd w:val="clear" w:color="auto" w:fill="D9D9D9"/>
                <w:vAlign w:val="center"/>
              </w:tcPr>
            </w:tcPrChange>
          </w:tcPr>
          <w:p w:rsidR="00DA16E3" w:rsidRPr="00EE16BB" w:rsidRDefault="00DA16E3">
            <w:pPr>
              <w:ind w:left="-142"/>
              <w:jc w:val="center"/>
              <w:rPr>
                <w:ins w:id="148" w:author="Lucas Garcia Tomiyama" w:date="2016-07-04T15:03:00Z"/>
                <w:rFonts w:cs="Arial"/>
                <w:b/>
                <w:bCs/>
                <w:color w:val="000000"/>
              </w:rPr>
              <w:pPrChange w:id="149" w:author="Lucas Garcia Tomiyama" w:date="2016-07-04T15:07:00Z">
                <w:pPr>
                  <w:jc w:val="center"/>
                </w:pPr>
              </w:pPrChange>
            </w:pPr>
            <w:ins w:id="150" w:author="Lucas Garcia Tomiyama" w:date="2016-07-04T15:03:00Z">
              <w:r w:rsidRPr="00EE16BB">
                <w:rPr>
                  <w:rFonts w:cs="Arial"/>
                  <w:b/>
                  <w:bCs/>
                  <w:color w:val="000000"/>
                </w:rPr>
                <w:t>Aprovador</w:t>
              </w:r>
            </w:ins>
          </w:p>
        </w:tc>
        <w:tc>
          <w:tcPr>
            <w:tcW w:w="5080" w:type="dxa"/>
            <w:tcBorders>
              <w:top w:val="nil"/>
              <w:left w:val="nil"/>
              <w:bottom w:val="single" w:sz="8" w:space="0" w:color="auto"/>
              <w:right w:val="single" w:sz="8" w:space="0" w:color="auto"/>
            </w:tcBorders>
            <w:shd w:val="clear" w:color="auto" w:fill="D9D9D9"/>
            <w:vAlign w:val="center"/>
            <w:tcPrChange w:id="151" w:author="Lucas Garcia Tomiyama" w:date="2016-07-05T14:19:00Z">
              <w:tcPr>
                <w:tcW w:w="5080" w:type="dxa"/>
                <w:tcBorders>
                  <w:top w:val="nil"/>
                  <w:left w:val="nil"/>
                  <w:bottom w:val="single" w:sz="8" w:space="0" w:color="auto"/>
                  <w:right w:val="single" w:sz="8" w:space="0" w:color="auto"/>
                </w:tcBorders>
                <w:shd w:val="clear" w:color="auto" w:fill="D9D9D9"/>
                <w:vAlign w:val="center"/>
              </w:tcPr>
            </w:tcPrChange>
          </w:tcPr>
          <w:p w:rsidR="00DA16E3" w:rsidRPr="00EE16BB" w:rsidRDefault="00DA16E3">
            <w:pPr>
              <w:ind w:left="-142"/>
              <w:jc w:val="center"/>
              <w:rPr>
                <w:ins w:id="152" w:author="Lucas Garcia Tomiyama" w:date="2016-07-04T15:03:00Z"/>
                <w:rFonts w:cs="Arial"/>
                <w:b/>
                <w:bCs/>
                <w:color w:val="000000"/>
              </w:rPr>
              <w:pPrChange w:id="153" w:author="Lucas Garcia Tomiyama" w:date="2016-07-04T15:07:00Z">
                <w:pPr>
                  <w:jc w:val="center"/>
                </w:pPr>
              </w:pPrChange>
            </w:pPr>
            <w:ins w:id="154" w:author="Lucas Garcia Tomiyama" w:date="2016-07-04T15:03:00Z">
              <w:r w:rsidRPr="00EE16BB">
                <w:rPr>
                  <w:rFonts w:cs="Arial"/>
                  <w:b/>
                  <w:bCs/>
                  <w:color w:val="000000"/>
                </w:rPr>
                <w:t>Modificações Realizadas</w:t>
              </w:r>
            </w:ins>
          </w:p>
        </w:tc>
      </w:tr>
      <w:tr w:rsidR="00DA16E3" w:rsidRPr="00EE16BB" w:rsidTr="00EE55CB">
        <w:tblPrEx>
          <w:tblW w:w="13500" w:type="dxa"/>
          <w:jc w:val="center"/>
          <w:tblInd w:w="-355" w:type="dxa"/>
          <w:tblLook w:val="0000" w:firstRow="0" w:lastRow="0" w:firstColumn="0" w:lastColumn="0" w:noHBand="0" w:noVBand="0"/>
          <w:tblPrExChange w:id="155" w:author="Lucas Garcia Tomiyama" w:date="2016-07-05T14:19:00Z">
            <w:tblPrEx>
              <w:tblW w:w="13500" w:type="dxa"/>
              <w:jc w:val="center"/>
              <w:tblInd w:w="-355" w:type="dxa"/>
              <w:tblLook w:val="0000" w:firstRow="0" w:lastRow="0" w:firstColumn="0" w:lastColumn="0" w:noHBand="0" w:noVBand="0"/>
            </w:tblPrEx>
          </w:tblPrExChange>
        </w:tblPrEx>
        <w:trPr>
          <w:trHeight w:val="281"/>
          <w:jc w:val="center"/>
          <w:ins w:id="156" w:author="Lucas Garcia Tomiyama" w:date="2016-07-04T15:03:00Z"/>
          <w:trPrChange w:id="157" w:author="Lucas Garcia Tomiyama" w:date="2016-07-05T14:19:00Z">
            <w:trPr>
              <w:gridBefore w:val="1"/>
              <w:trHeight w:val="281"/>
              <w:jc w:val="center"/>
            </w:trPr>
          </w:trPrChange>
        </w:trPr>
        <w:tc>
          <w:tcPr>
            <w:tcW w:w="1038" w:type="dxa"/>
            <w:vMerge/>
            <w:tcBorders>
              <w:top w:val="nil"/>
              <w:left w:val="single" w:sz="8" w:space="0" w:color="auto"/>
              <w:bottom w:val="single" w:sz="8" w:space="0" w:color="000000"/>
              <w:right w:val="single" w:sz="8" w:space="0" w:color="auto"/>
            </w:tcBorders>
            <w:vAlign w:val="center"/>
            <w:tcPrChange w:id="158" w:author="Lucas Garcia Tomiyama" w:date="2016-07-05T14:19:00Z">
              <w:tcPr>
                <w:tcW w:w="1038" w:type="dxa"/>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159" w:author="Lucas Garcia Tomiyama" w:date="2016-07-04T15:03:00Z"/>
                <w:rFonts w:cs="Arial"/>
                <w:b/>
                <w:bCs/>
                <w:color w:val="000000"/>
              </w:rPr>
              <w:pPrChange w:id="160" w:author="Lucas Garcia Tomiyama" w:date="2016-07-04T15:07:00Z">
                <w:pPr/>
              </w:pPrChange>
            </w:pPr>
          </w:p>
        </w:tc>
        <w:tc>
          <w:tcPr>
            <w:tcW w:w="1121" w:type="dxa"/>
            <w:vMerge/>
            <w:tcBorders>
              <w:top w:val="nil"/>
              <w:left w:val="single" w:sz="8" w:space="0" w:color="auto"/>
              <w:bottom w:val="single" w:sz="8" w:space="0" w:color="000000"/>
              <w:right w:val="single" w:sz="8" w:space="0" w:color="auto"/>
            </w:tcBorders>
            <w:vAlign w:val="center"/>
            <w:tcPrChange w:id="161" w:author="Lucas Garcia Tomiyama" w:date="2016-07-05T14:19:00Z">
              <w:tcPr>
                <w:tcW w:w="0" w:type="auto"/>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162" w:author="Lucas Garcia Tomiyama" w:date="2016-07-04T15:03:00Z"/>
                <w:rFonts w:cs="Arial"/>
                <w:b/>
                <w:bCs/>
                <w:color w:val="000000"/>
              </w:rPr>
              <w:pPrChange w:id="163" w:author="Lucas Garcia Tomiyama" w:date="2016-07-04T15:07:00Z">
                <w:pPr/>
              </w:pPrChange>
            </w:pPr>
          </w:p>
        </w:tc>
        <w:tc>
          <w:tcPr>
            <w:tcW w:w="850" w:type="dxa"/>
            <w:vMerge/>
            <w:tcBorders>
              <w:top w:val="nil"/>
              <w:left w:val="single" w:sz="8" w:space="0" w:color="auto"/>
              <w:bottom w:val="single" w:sz="8" w:space="0" w:color="000000"/>
              <w:right w:val="single" w:sz="8" w:space="0" w:color="auto"/>
            </w:tcBorders>
            <w:vAlign w:val="center"/>
            <w:tcPrChange w:id="164" w:author="Lucas Garcia Tomiyama" w:date="2016-07-05T14:19:00Z">
              <w:tcPr>
                <w:tcW w:w="0" w:type="auto"/>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165" w:author="Lucas Garcia Tomiyama" w:date="2016-07-04T15:03:00Z"/>
                <w:rFonts w:cs="Arial"/>
                <w:b/>
                <w:bCs/>
                <w:color w:val="000000"/>
              </w:rPr>
              <w:pPrChange w:id="166" w:author="Lucas Garcia Tomiyama" w:date="2016-07-04T15:07:00Z">
                <w:pPr/>
              </w:pPrChange>
            </w:pPr>
          </w:p>
        </w:tc>
        <w:tc>
          <w:tcPr>
            <w:tcW w:w="0" w:type="auto"/>
            <w:vMerge/>
            <w:tcBorders>
              <w:top w:val="nil"/>
              <w:left w:val="single" w:sz="8" w:space="0" w:color="auto"/>
              <w:bottom w:val="single" w:sz="8" w:space="0" w:color="000000"/>
              <w:right w:val="single" w:sz="8" w:space="0" w:color="auto"/>
            </w:tcBorders>
            <w:vAlign w:val="center"/>
            <w:tcPrChange w:id="167" w:author="Lucas Garcia Tomiyama" w:date="2016-07-05T14:19:00Z">
              <w:tcPr>
                <w:tcW w:w="0" w:type="auto"/>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168" w:author="Lucas Garcia Tomiyama" w:date="2016-07-04T15:03:00Z"/>
                <w:rFonts w:cs="Arial"/>
                <w:b/>
                <w:bCs/>
                <w:color w:val="000000"/>
              </w:rPr>
              <w:pPrChange w:id="169" w:author="Lucas Garcia Tomiyama" w:date="2016-07-04T15:07:00Z">
                <w:pPr/>
              </w:pPrChange>
            </w:pPr>
          </w:p>
        </w:tc>
        <w:tc>
          <w:tcPr>
            <w:tcW w:w="1262" w:type="dxa"/>
            <w:vMerge/>
            <w:tcBorders>
              <w:top w:val="nil"/>
              <w:left w:val="single" w:sz="8" w:space="0" w:color="auto"/>
              <w:bottom w:val="single" w:sz="8" w:space="0" w:color="000000"/>
              <w:right w:val="single" w:sz="8" w:space="0" w:color="auto"/>
            </w:tcBorders>
            <w:vAlign w:val="center"/>
            <w:tcPrChange w:id="170" w:author="Lucas Garcia Tomiyama" w:date="2016-07-05T14:19:00Z">
              <w:tcPr>
                <w:tcW w:w="1262" w:type="dxa"/>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171" w:author="Lucas Garcia Tomiyama" w:date="2016-07-04T15:03:00Z"/>
                <w:rFonts w:cs="Arial"/>
                <w:b/>
                <w:bCs/>
                <w:color w:val="000000"/>
              </w:rPr>
              <w:pPrChange w:id="172" w:author="Lucas Garcia Tomiyama" w:date="2016-07-04T15:07:00Z">
                <w:pPr/>
              </w:pPrChange>
            </w:pPr>
          </w:p>
        </w:tc>
        <w:tc>
          <w:tcPr>
            <w:tcW w:w="1415" w:type="dxa"/>
            <w:vMerge/>
            <w:tcBorders>
              <w:top w:val="nil"/>
              <w:left w:val="single" w:sz="8" w:space="0" w:color="auto"/>
              <w:bottom w:val="single" w:sz="8" w:space="0" w:color="000000"/>
              <w:right w:val="single" w:sz="8" w:space="0" w:color="auto"/>
            </w:tcBorders>
            <w:vAlign w:val="center"/>
            <w:tcPrChange w:id="173" w:author="Lucas Garcia Tomiyama" w:date="2016-07-05T14:19:00Z">
              <w:tcPr>
                <w:tcW w:w="1415" w:type="dxa"/>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174" w:author="Lucas Garcia Tomiyama" w:date="2016-07-04T15:03:00Z"/>
                <w:rFonts w:cs="Arial"/>
                <w:b/>
                <w:bCs/>
                <w:color w:val="000000"/>
              </w:rPr>
              <w:pPrChange w:id="175" w:author="Lucas Garcia Tomiyama" w:date="2016-07-04T15:07:00Z">
                <w:pPr/>
              </w:pPrChange>
            </w:pPr>
          </w:p>
        </w:tc>
        <w:tc>
          <w:tcPr>
            <w:tcW w:w="1557" w:type="dxa"/>
            <w:vMerge/>
            <w:tcBorders>
              <w:top w:val="nil"/>
              <w:left w:val="single" w:sz="8" w:space="0" w:color="auto"/>
              <w:bottom w:val="single" w:sz="8" w:space="0" w:color="000000"/>
              <w:right w:val="single" w:sz="8" w:space="0" w:color="auto"/>
            </w:tcBorders>
            <w:vAlign w:val="center"/>
            <w:tcPrChange w:id="176" w:author="Lucas Garcia Tomiyama" w:date="2016-07-05T14:19:00Z">
              <w:tcPr>
                <w:tcW w:w="1557" w:type="dxa"/>
                <w:gridSpan w:val="2"/>
                <w:vMerge/>
                <w:tcBorders>
                  <w:top w:val="nil"/>
                  <w:left w:val="single" w:sz="8" w:space="0" w:color="auto"/>
                  <w:bottom w:val="single" w:sz="8" w:space="0" w:color="000000"/>
                  <w:right w:val="single" w:sz="8" w:space="0" w:color="auto"/>
                </w:tcBorders>
                <w:vAlign w:val="center"/>
              </w:tcPr>
            </w:tcPrChange>
          </w:tcPr>
          <w:p w:rsidR="00DA16E3" w:rsidRPr="00EE16BB" w:rsidRDefault="00DA16E3">
            <w:pPr>
              <w:ind w:left="-142"/>
              <w:rPr>
                <w:ins w:id="177" w:author="Lucas Garcia Tomiyama" w:date="2016-07-04T15:03:00Z"/>
                <w:rFonts w:cs="Arial"/>
                <w:b/>
                <w:bCs/>
                <w:color w:val="000000"/>
              </w:rPr>
              <w:pPrChange w:id="178" w:author="Lucas Garcia Tomiyama" w:date="2016-07-04T15:07:00Z">
                <w:pPr/>
              </w:pPrChange>
            </w:pPr>
          </w:p>
        </w:tc>
        <w:tc>
          <w:tcPr>
            <w:tcW w:w="5080" w:type="dxa"/>
            <w:tcBorders>
              <w:top w:val="single" w:sz="8" w:space="0" w:color="auto"/>
              <w:left w:val="nil"/>
              <w:bottom w:val="single" w:sz="8" w:space="0" w:color="auto"/>
              <w:right w:val="single" w:sz="8" w:space="0" w:color="auto"/>
            </w:tcBorders>
            <w:shd w:val="clear" w:color="auto" w:fill="D9D9D9"/>
            <w:vAlign w:val="center"/>
            <w:tcPrChange w:id="179" w:author="Lucas Garcia Tomiyama" w:date="2016-07-05T14:19:00Z">
              <w:tcPr>
                <w:tcW w:w="5080" w:type="dxa"/>
                <w:tcBorders>
                  <w:top w:val="single" w:sz="8" w:space="0" w:color="auto"/>
                  <w:left w:val="nil"/>
                  <w:bottom w:val="single" w:sz="8" w:space="0" w:color="auto"/>
                  <w:right w:val="single" w:sz="8" w:space="0" w:color="auto"/>
                </w:tcBorders>
                <w:shd w:val="clear" w:color="auto" w:fill="D9D9D9"/>
                <w:vAlign w:val="center"/>
              </w:tcPr>
            </w:tcPrChange>
          </w:tcPr>
          <w:p w:rsidR="00DA16E3" w:rsidRPr="00EE16BB" w:rsidRDefault="00DA16E3">
            <w:pPr>
              <w:ind w:left="-142"/>
              <w:rPr>
                <w:ins w:id="180" w:author="Lucas Garcia Tomiyama" w:date="2016-07-04T15:03:00Z"/>
                <w:rFonts w:cs="Arial"/>
                <w:b/>
                <w:bCs/>
                <w:color w:val="000000"/>
              </w:rPr>
              <w:pPrChange w:id="181" w:author="Lucas Garcia Tomiyama" w:date="2016-07-04T15:07:00Z">
                <w:pPr/>
              </w:pPrChange>
            </w:pPr>
            <w:ins w:id="182" w:author="Lucas Garcia Tomiyama" w:date="2016-07-04T15:03:00Z">
              <w:r w:rsidRPr="00EE16BB">
                <w:rPr>
                  <w:rFonts w:cs="Arial"/>
                  <w:b/>
                  <w:bCs/>
                  <w:color w:val="000000"/>
                </w:rPr>
                <w:t>[Item] – Descrição</w:t>
              </w:r>
            </w:ins>
          </w:p>
        </w:tc>
      </w:tr>
      <w:tr w:rsidR="00DA16E3" w:rsidRPr="00EE16BB" w:rsidTr="00EE55CB">
        <w:tblPrEx>
          <w:tblW w:w="13500" w:type="dxa"/>
          <w:jc w:val="center"/>
          <w:tblInd w:w="-355" w:type="dxa"/>
          <w:tblLook w:val="0000" w:firstRow="0" w:lastRow="0" w:firstColumn="0" w:lastColumn="0" w:noHBand="0" w:noVBand="0"/>
          <w:tblPrExChange w:id="183" w:author="Lucas Garcia Tomiyama" w:date="2016-07-05T14:19:00Z">
            <w:tblPrEx>
              <w:tblW w:w="13500" w:type="dxa"/>
              <w:jc w:val="center"/>
              <w:tblInd w:w="-355" w:type="dxa"/>
              <w:tblLook w:val="0000" w:firstRow="0" w:lastRow="0" w:firstColumn="0" w:lastColumn="0" w:noHBand="0" w:noVBand="0"/>
            </w:tblPrEx>
          </w:tblPrExChange>
        </w:tblPrEx>
        <w:trPr>
          <w:trHeight w:val="281"/>
          <w:jc w:val="center"/>
          <w:ins w:id="184" w:author="Lucas Garcia Tomiyama" w:date="2016-07-04T15:03:00Z"/>
          <w:trPrChange w:id="185" w:author="Lucas Garcia Tomiyama" w:date="2016-07-05T14:19:00Z">
            <w:trPr>
              <w:gridBefore w:val="1"/>
              <w:trHeight w:val="281"/>
              <w:jc w:val="center"/>
            </w:trPr>
          </w:trPrChange>
        </w:trPr>
        <w:tc>
          <w:tcPr>
            <w:tcW w:w="1038" w:type="dxa"/>
            <w:tcBorders>
              <w:top w:val="nil"/>
              <w:left w:val="single" w:sz="8" w:space="0" w:color="auto"/>
              <w:bottom w:val="single" w:sz="4" w:space="0" w:color="auto"/>
              <w:right w:val="single" w:sz="8" w:space="0" w:color="auto"/>
            </w:tcBorders>
            <w:shd w:val="clear" w:color="auto" w:fill="auto"/>
            <w:vAlign w:val="center"/>
            <w:tcPrChange w:id="186" w:author="Lucas Garcia Tomiyama" w:date="2016-07-05T14:19:00Z">
              <w:tcPr>
                <w:tcW w:w="1038" w:type="dxa"/>
                <w:tcBorders>
                  <w:top w:val="nil"/>
                  <w:left w:val="single" w:sz="8" w:space="0" w:color="auto"/>
                  <w:bottom w:val="single" w:sz="4" w:space="0" w:color="auto"/>
                  <w:right w:val="single" w:sz="8" w:space="0" w:color="auto"/>
                </w:tcBorders>
                <w:shd w:val="clear" w:color="auto" w:fill="auto"/>
                <w:vAlign w:val="center"/>
              </w:tcPr>
            </w:tcPrChange>
          </w:tcPr>
          <w:p w:rsidR="00DA16E3" w:rsidRPr="00EE16BB" w:rsidRDefault="00DA16E3">
            <w:pPr>
              <w:ind w:left="-142"/>
              <w:jc w:val="center"/>
              <w:rPr>
                <w:ins w:id="187" w:author="Lucas Garcia Tomiyama" w:date="2016-07-04T15:03:00Z"/>
                <w:rFonts w:cs="Arial"/>
                <w:color w:val="000000"/>
                <w:sz w:val="18"/>
                <w:szCs w:val="18"/>
              </w:rPr>
              <w:pPrChange w:id="188" w:author="Lucas Garcia Tomiyama" w:date="2016-07-04T15:07:00Z">
                <w:pPr>
                  <w:jc w:val="center"/>
                </w:pPr>
              </w:pPrChange>
            </w:pPr>
            <w:ins w:id="189" w:author="Lucas Garcia Tomiyama" w:date="2016-07-04T15:03:00Z">
              <w:r w:rsidRPr="00EE16BB">
                <w:rPr>
                  <w:rFonts w:cs="Arial"/>
                  <w:color w:val="000000"/>
                  <w:sz w:val="18"/>
                  <w:szCs w:val="18"/>
                </w:rPr>
                <w:t>1</w:t>
              </w:r>
            </w:ins>
          </w:p>
        </w:tc>
        <w:tc>
          <w:tcPr>
            <w:tcW w:w="1121" w:type="dxa"/>
            <w:tcBorders>
              <w:top w:val="nil"/>
              <w:left w:val="nil"/>
              <w:bottom w:val="single" w:sz="4" w:space="0" w:color="auto"/>
              <w:right w:val="single" w:sz="8" w:space="0" w:color="auto"/>
            </w:tcBorders>
            <w:shd w:val="clear" w:color="auto" w:fill="auto"/>
            <w:vAlign w:val="center"/>
            <w:tcPrChange w:id="190" w:author="Lucas Garcia Tomiyama" w:date="2016-07-05T14:19:00Z">
              <w:tcPr>
                <w:tcW w:w="0" w:type="auto"/>
                <w:tcBorders>
                  <w:top w:val="nil"/>
                  <w:left w:val="nil"/>
                  <w:bottom w:val="single" w:sz="4" w:space="0" w:color="auto"/>
                  <w:right w:val="single" w:sz="8" w:space="0" w:color="auto"/>
                </w:tcBorders>
                <w:shd w:val="clear" w:color="auto" w:fill="auto"/>
                <w:vAlign w:val="center"/>
              </w:tcPr>
            </w:tcPrChange>
          </w:tcPr>
          <w:p w:rsidR="00DA16E3" w:rsidRPr="00EE16BB" w:rsidRDefault="00DA16E3">
            <w:pPr>
              <w:tabs>
                <w:tab w:val="left" w:pos="163"/>
              </w:tabs>
              <w:ind w:left="-121"/>
              <w:jc w:val="center"/>
              <w:rPr>
                <w:ins w:id="191" w:author="Lucas Garcia Tomiyama" w:date="2016-07-04T15:03:00Z"/>
                <w:rFonts w:cs="Arial"/>
                <w:color w:val="000000"/>
                <w:sz w:val="18"/>
                <w:szCs w:val="18"/>
              </w:rPr>
              <w:pPrChange w:id="192" w:author="Lucas Garcia Tomiyama" w:date="2016-07-04T15:09:00Z">
                <w:pPr>
                  <w:jc w:val="center"/>
                </w:pPr>
              </w:pPrChange>
            </w:pPr>
            <w:ins w:id="193" w:author="Lucas Garcia Tomiyama" w:date="2016-07-04T15:08:00Z">
              <w:r w:rsidRPr="00EE16BB">
                <w:rPr>
                  <w:rFonts w:cs="Arial"/>
                  <w:color w:val="000000"/>
                  <w:sz w:val="18"/>
                  <w:szCs w:val="18"/>
                </w:rPr>
                <w:t>04</w:t>
              </w:r>
            </w:ins>
            <w:ins w:id="194" w:author="Lucas Garcia Tomiyama" w:date="2016-07-04T15:03:00Z">
              <w:r w:rsidRPr="00EE16BB">
                <w:rPr>
                  <w:rFonts w:cs="Arial"/>
                  <w:color w:val="000000"/>
                  <w:sz w:val="18"/>
                  <w:szCs w:val="18"/>
                </w:rPr>
                <w:t>/0</w:t>
              </w:r>
            </w:ins>
            <w:ins w:id="195" w:author="Lucas Garcia Tomiyama" w:date="2016-07-04T15:08:00Z">
              <w:r w:rsidRPr="00EE16BB">
                <w:rPr>
                  <w:rFonts w:cs="Arial"/>
                  <w:color w:val="000000"/>
                  <w:sz w:val="18"/>
                  <w:szCs w:val="18"/>
                </w:rPr>
                <w:t>7</w:t>
              </w:r>
            </w:ins>
            <w:ins w:id="196" w:author="Lucas Garcia Tomiyama" w:date="2016-07-04T15:03:00Z">
              <w:r w:rsidRPr="00EE16BB">
                <w:rPr>
                  <w:rFonts w:cs="Arial"/>
                  <w:color w:val="000000"/>
                  <w:sz w:val="18"/>
                  <w:szCs w:val="18"/>
                </w:rPr>
                <w:t>/2016</w:t>
              </w:r>
            </w:ins>
          </w:p>
        </w:tc>
        <w:tc>
          <w:tcPr>
            <w:tcW w:w="850" w:type="dxa"/>
            <w:tcBorders>
              <w:top w:val="nil"/>
              <w:left w:val="nil"/>
              <w:bottom w:val="single" w:sz="4" w:space="0" w:color="auto"/>
              <w:right w:val="single" w:sz="8" w:space="0" w:color="auto"/>
            </w:tcBorders>
            <w:shd w:val="clear" w:color="auto" w:fill="auto"/>
            <w:vAlign w:val="center"/>
            <w:tcPrChange w:id="197" w:author="Lucas Garcia Tomiyama" w:date="2016-07-05T14:19:00Z">
              <w:tcPr>
                <w:tcW w:w="0" w:type="auto"/>
                <w:tcBorders>
                  <w:top w:val="nil"/>
                  <w:left w:val="nil"/>
                  <w:bottom w:val="single" w:sz="4" w:space="0" w:color="auto"/>
                  <w:right w:val="single" w:sz="8" w:space="0" w:color="auto"/>
                </w:tcBorders>
                <w:shd w:val="clear" w:color="auto" w:fill="auto"/>
                <w:vAlign w:val="center"/>
              </w:tcPr>
            </w:tcPrChange>
          </w:tcPr>
          <w:p w:rsidR="00DA16E3" w:rsidRPr="00EE16BB" w:rsidRDefault="00DA16E3">
            <w:pPr>
              <w:ind w:left="-142"/>
              <w:jc w:val="center"/>
              <w:rPr>
                <w:ins w:id="198" w:author="Lucas Garcia Tomiyama" w:date="2016-07-04T15:03:00Z"/>
                <w:rFonts w:cs="Arial"/>
                <w:color w:val="000000"/>
                <w:sz w:val="18"/>
                <w:szCs w:val="18"/>
              </w:rPr>
              <w:pPrChange w:id="199" w:author="Lucas Garcia Tomiyama" w:date="2016-07-04T15:07:00Z">
                <w:pPr>
                  <w:jc w:val="center"/>
                </w:pPr>
              </w:pPrChange>
            </w:pPr>
            <w:ins w:id="200" w:author="Lucas Garcia Tomiyama" w:date="2016-07-04T15:03:00Z">
              <w:r w:rsidRPr="00EE16BB">
                <w:rPr>
                  <w:rFonts w:cs="Arial"/>
                  <w:color w:val="000000"/>
                  <w:sz w:val="18"/>
                  <w:szCs w:val="18"/>
                </w:rPr>
                <w:t>0.1</w:t>
              </w:r>
            </w:ins>
          </w:p>
        </w:tc>
        <w:tc>
          <w:tcPr>
            <w:tcW w:w="0" w:type="auto"/>
            <w:tcBorders>
              <w:top w:val="nil"/>
              <w:left w:val="nil"/>
              <w:bottom w:val="single" w:sz="4" w:space="0" w:color="auto"/>
              <w:right w:val="single" w:sz="8" w:space="0" w:color="auto"/>
            </w:tcBorders>
            <w:shd w:val="clear" w:color="auto" w:fill="auto"/>
            <w:vAlign w:val="center"/>
            <w:tcPrChange w:id="201" w:author="Lucas Garcia Tomiyama" w:date="2016-07-05T14:19:00Z">
              <w:tcPr>
                <w:tcW w:w="0" w:type="auto"/>
                <w:tcBorders>
                  <w:top w:val="nil"/>
                  <w:left w:val="nil"/>
                  <w:bottom w:val="single" w:sz="4" w:space="0" w:color="auto"/>
                  <w:right w:val="single" w:sz="8" w:space="0" w:color="auto"/>
                </w:tcBorders>
                <w:shd w:val="clear" w:color="auto" w:fill="auto"/>
                <w:vAlign w:val="center"/>
              </w:tcPr>
            </w:tcPrChange>
          </w:tcPr>
          <w:p w:rsidR="00DA16E3" w:rsidRPr="00EE16BB" w:rsidRDefault="00DA16E3">
            <w:pPr>
              <w:ind w:left="-142"/>
              <w:jc w:val="center"/>
              <w:rPr>
                <w:ins w:id="202" w:author="Lucas Garcia Tomiyama" w:date="2016-07-04T15:03:00Z"/>
                <w:rFonts w:cs="Arial"/>
                <w:color w:val="000000"/>
                <w:sz w:val="18"/>
                <w:szCs w:val="18"/>
              </w:rPr>
              <w:pPrChange w:id="203" w:author="Lucas Garcia Tomiyama" w:date="2016-07-04T15:07:00Z">
                <w:pPr>
                  <w:jc w:val="center"/>
                </w:pPr>
              </w:pPrChange>
            </w:pPr>
            <w:ins w:id="204" w:author="Lucas Garcia Tomiyama" w:date="2016-07-04T15:03:00Z">
              <w:r w:rsidRPr="00EE16BB">
                <w:rPr>
                  <w:rFonts w:cs="Arial"/>
                  <w:color w:val="000000"/>
                  <w:sz w:val="18"/>
                  <w:szCs w:val="18"/>
                </w:rPr>
                <w:t>Criação do documento</w:t>
              </w:r>
            </w:ins>
          </w:p>
        </w:tc>
        <w:tc>
          <w:tcPr>
            <w:tcW w:w="1262" w:type="dxa"/>
            <w:tcBorders>
              <w:top w:val="nil"/>
              <w:left w:val="nil"/>
              <w:bottom w:val="single" w:sz="4" w:space="0" w:color="auto"/>
              <w:right w:val="single" w:sz="8" w:space="0" w:color="auto"/>
            </w:tcBorders>
            <w:shd w:val="clear" w:color="auto" w:fill="auto"/>
            <w:vAlign w:val="center"/>
            <w:tcPrChange w:id="205" w:author="Lucas Garcia Tomiyama" w:date="2016-07-05T14:19:00Z">
              <w:tcPr>
                <w:tcW w:w="1262" w:type="dxa"/>
                <w:tcBorders>
                  <w:top w:val="nil"/>
                  <w:left w:val="nil"/>
                  <w:bottom w:val="single" w:sz="4" w:space="0" w:color="auto"/>
                  <w:right w:val="single" w:sz="8" w:space="0" w:color="auto"/>
                </w:tcBorders>
                <w:shd w:val="clear" w:color="auto" w:fill="auto"/>
                <w:vAlign w:val="center"/>
              </w:tcPr>
            </w:tcPrChange>
          </w:tcPr>
          <w:p w:rsidR="00DA16E3" w:rsidRPr="00EE16BB" w:rsidRDefault="00DA16E3">
            <w:pPr>
              <w:ind w:left="-142"/>
              <w:jc w:val="center"/>
              <w:rPr>
                <w:ins w:id="206" w:author="Lucas Garcia Tomiyama" w:date="2016-07-04T15:03:00Z"/>
                <w:rFonts w:cs="Arial"/>
                <w:color w:val="000000"/>
                <w:sz w:val="18"/>
                <w:szCs w:val="18"/>
              </w:rPr>
              <w:pPrChange w:id="207" w:author="Lucas Garcia Tomiyama" w:date="2016-07-04T15:07:00Z">
                <w:pPr>
                  <w:jc w:val="center"/>
                </w:pPr>
              </w:pPrChange>
            </w:pPr>
            <w:ins w:id="208" w:author="Lucas Garcia Tomiyama" w:date="2016-07-04T15:08:00Z">
              <w:r w:rsidRPr="00EE16BB">
                <w:rPr>
                  <w:rFonts w:cs="Arial"/>
                  <w:color w:val="000000"/>
                  <w:sz w:val="16"/>
                  <w:szCs w:val="16"/>
                </w:rPr>
                <w:t>Lucas Garcia Tomiyama</w:t>
              </w:r>
            </w:ins>
          </w:p>
        </w:tc>
        <w:tc>
          <w:tcPr>
            <w:tcW w:w="1415" w:type="dxa"/>
            <w:tcBorders>
              <w:top w:val="nil"/>
              <w:left w:val="nil"/>
              <w:bottom w:val="single" w:sz="4" w:space="0" w:color="auto"/>
              <w:right w:val="single" w:sz="8" w:space="0" w:color="auto"/>
            </w:tcBorders>
            <w:shd w:val="clear" w:color="auto" w:fill="auto"/>
            <w:vAlign w:val="center"/>
            <w:tcPrChange w:id="209" w:author="Lucas Garcia Tomiyama" w:date="2016-07-05T14:19:00Z">
              <w:tcPr>
                <w:tcW w:w="1415" w:type="dxa"/>
                <w:tcBorders>
                  <w:top w:val="nil"/>
                  <w:left w:val="nil"/>
                  <w:bottom w:val="single" w:sz="4" w:space="0" w:color="auto"/>
                  <w:right w:val="single" w:sz="8" w:space="0" w:color="auto"/>
                </w:tcBorders>
                <w:shd w:val="clear" w:color="auto" w:fill="auto"/>
                <w:vAlign w:val="center"/>
              </w:tcPr>
            </w:tcPrChange>
          </w:tcPr>
          <w:p w:rsidR="00DA16E3" w:rsidRPr="00EE16BB" w:rsidRDefault="00DA16E3">
            <w:pPr>
              <w:ind w:left="-142"/>
              <w:jc w:val="center"/>
              <w:rPr>
                <w:ins w:id="210" w:author="Lucas Garcia Tomiyama" w:date="2016-07-04T15:03:00Z"/>
                <w:rFonts w:cs="Arial"/>
                <w:color w:val="000000"/>
                <w:sz w:val="18"/>
                <w:szCs w:val="18"/>
              </w:rPr>
              <w:pPrChange w:id="211" w:author="Lucas Garcia Tomiyama" w:date="2016-07-04T15:07:00Z">
                <w:pPr>
                  <w:jc w:val="center"/>
                </w:pPr>
              </w:pPrChange>
            </w:pPr>
          </w:p>
        </w:tc>
        <w:tc>
          <w:tcPr>
            <w:tcW w:w="1557" w:type="dxa"/>
            <w:tcBorders>
              <w:top w:val="nil"/>
              <w:left w:val="nil"/>
              <w:bottom w:val="single" w:sz="4" w:space="0" w:color="auto"/>
              <w:right w:val="single" w:sz="8" w:space="0" w:color="auto"/>
            </w:tcBorders>
            <w:shd w:val="clear" w:color="auto" w:fill="auto"/>
            <w:vAlign w:val="center"/>
            <w:tcPrChange w:id="212" w:author="Lucas Garcia Tomiyama" w:date="2016-07-05T14:19:00Z">
              <w:tcPr>
                <w:tcW w:w="1557" w:type="dxa"/>
                <w:gridSpan w:val="2"/>
                <w:tcBorders>
                  <w:top w:val="nil"/>
                  <w:left w:val="nil"/>
                  <w:bottom w:val="single" w:sz="4" w:space="0" w:color="auto"/>
                  <w:right w:val="single" w:sz="8" w:space="0" w:color="auto"/>
                </w:tcBorders>
                <w:shd w:val="clear" w:color="auto" w:fill="auto"/>
                <w:vAlign w:val="center"/>
              </w:tcPr>
            </w:tcPrChange>
          </w:tcPr>
          <w:p w:rsidR="00DA16E3" w:rsidRPr="00EE16BB" w:rsidRDefault="00DA16E3">
            <w:pPr>
              <w:ind w:left="-142"/>
              <w:jc w:val="center"/>
              <w:rPr>
                <w:ins w:id="213" w:author="Lucas Garcia Tomiyama" w:date="2016-07-04T15:03:00Z"/>
                <w:rFonts w:cs="Arial"/>
                <w:color w:val="000000"/>
                <w:sz w:val="18"/>
                <w:szCs w:val="18"/>
              </w:rPr>
              <w:pPrChange w:id="214" w:author="Lucas Garcia Tomiyama" w:date="2016-07-04T15:07:00Z">
                <w:pPr>
                  <w:jc w:val="center"/>
                </w:pPr>
              </w:pPrChange>
            </w:pPr>
          </w:p>
        </w:tc>
        <w:tc>
          <w:tcPr>
            <w:tcW w:w="5080" w:type="dxa"/>
            <w:tcBorders>
              <w:top w:val="nil"/>
              <w:left w:val="nil"/>
              <w:bottom w:val="single" w:sz="4" w:space="0" w:color="auto"/>
              <w:right w:val="single" w:sz="8" w:space="0" w:color="auto"/>
            </w:tcBorders>
            <w:shd w:val="clear" w:color="auto" w:fill="auto"/>
            <w:vAlign w:val="center"/>
            <w:tcPrChange w:id="215" w:author="Lucas Garcia Tomiyama" w:date="2016-07-05T14:19:00Z">
              <w:tcPr>
                <w:tcW w:w="5080" w:type="dxa"/>
                <w:tcBorders>
                  <w:top w:val="nil"/>
                  <w:left w:val="nil"/>
                  <w:bottom w:val="single" w:sz="4" w:space="0" w:color="auto"/>
                  <w:right w:val="single" w:sz="8" w:space="0" w:color="auto"/>
                </w:tcBorders>
                <w:shd w:val="clear" w:color="auto" w:fill="auto"/>
                <w:vAlign w:val="center"/>
              </w:tcPr>
            </w:tcPrChange>
          </w:tcPr>
          <w:p w:rsidR="00DA16E3" w:rsidRPr="00EE16BB" w:rsidRDefault="00DA16E3">
            <w:pPr>
              <w:pStyle w:val="PargrafodaLista"/>
              <w:widowControl/>
              <w:numPr>
                <w:ilvl w:val="0"/>
                <w:numId w:val="1"/>
              </w:numPr>
              <w:spacing w:line="240" w:lineRule="auto"/>
              <w:ind w:left="10" w:firstLine="0"/>
              <w:contextualSpacing w:val="0"/>
              <w:rPr>
                <w:ins w:id="216" w:author="Lucas Garcia Tomiyama" w:date="2016-07-04T15:03:00Z"/>
                <w:rFonts w:asciiTheme="minorHAnsi" w:hAnsiTheme="minorHAnsi" w:cs="Arial"/>
                <w:color w:val="000000"/>
                <w:sz w:val="18"/>
                <w:szCs w:val="18"/>
                <w:rPrChange w:id="217" w:author="Lucas Garcia Tomiyama" w:date="2016-07-04T15:32:00Z">
                  <w:rPr>
                    <w:ins w:id="218" w:author="Lucas Garcia Tomiyama" w:date="2016-07-04T15:03:00Z"/>
                    <w:rFonts w:cs="Arial"/>
                    <w:color w:val="000000"/>
                    <w:sz w:val="18"/>
                    <w:szCs w:val="18"/>
                  </w:rPr>
                </w:rPrChange>
              </w:rPr>
              <w:pPrChange w:id="219" w:author="Lucas Garcia Tomiyama" w:date="2016-07-04T15:09:00Z">
                <w:pPr>
                  <w:pStyle w:val="PargrafodaLista"/>
                  <w:widowControl/>
                  <w:numPr>
                    <w:numId w:val="1"/>
                  </w:numPr>
                  <w:spacing w:line="240" w:lineRule="auto"/>
                  <w:ind w:left="317" w:hanging="283"/>
                  <w:contextualSpacing w:val="0"/>
                </w:pPr>
              </w:pPrChange>
            </w:pPr>
            <w:ins w:id="220" w:author="Lucas Garcia Tomiyama" w:date="2016-07-04T15:03:00Z">
              <w:r w:rsidRPr="00EE16BB">
                <w:rPr>
                  <w:rFonts w:asciiTheme="minorHAnsi" w:hAnsiTheme="minorHAnsi" w:cs="Arial"/>
                  <w:color w:val="000000"/>
                  <w:sz w:val="18"/>
                  <w:szCs w:val="18"/>
                  <w:rPrChange w:id="221" w:author="Lucas Garcia Tomiyama" w:date="2016-07-04T15:32:00Z">
                    <w:rPr>
                      <w:rFonts w:cs="Arial"/>
                      <w:color w:val="000000"/>
                      <w:sz w:val="18"/>
                      <w:szCs w:val="18"/>
                    </w:rPr>
                  </w:rPrChange>
                </w:rPr>
                <w:t xml:space="preserve">Criação do documento. </w:t>
              </w:r>
            </w:ins>
          </w:p>
        </w:tc>
      </w:tr>
    </w:tbl>
    <w:p w:rsidR="008B0ACC" w:rsidRPr="00EE16BB" w:rsidRDefault="008B0ACC" w:rsidP="00DA16E3">
      <w:pPr>
        <w:ind w:left="-142"/>
        <w:rPr>
          <w:ins w:id="222" w:author="Lucas Garcia Tomiyama" w:date="2016-07-04T15:11:00Z"/>
        </w:rPr>
      </w:pPr>
    </w:p>
    <w:p w:rsidR="008B0ACC" w:rsidRPr="00EE16BB" w:rsidRDefault="008B0ACC">
      <w:pPr>
        <w:rPr>
          <w:ins w:id="223" w:author="Lucas Garcia Tomiyama" w:date="2016-07-04T15:11:00Z"/>
        </w:rPr>
      </w:pPr>
      <w:ins w:id="224" w:author="Lucas Garcia Tomiyama" w:date="2016-07-04T15:11:00Z">
        <w:r w:rsidRPr="00EE16BB">
          <w:br w:type="page"/>
        </w:r>
      </w:ins>
    </w:p>
    <w:p w:rsidR="008B0ACC" w:rsidRPr="00EE16BB" w:rsidRDefault="008B0ACC" w:rsidP="00DA16E3">
      <w:pPr>
        <w:ind w:left="-142"/>
        <w:rPr>
          <w:ins w:id="225" w:author="Lucas Garcia Tomiyama" w:date="2016-07-04T15:11:00Z"/>
        </w:rPr>
        <w:sectPr w:rsidR="008B0ACC" w:rsidRPr="00EE16BB" w:rsidSect="00DA16E3">
          <w:pgSz w:w="16838" w:h="11906" w:orient="landscape" w:code="9"/>
          <w:pgMar w:top="1701" w:right="1418" w:bottom="1701" w:left="284" w:header="709" w:footer="709" w:gutter="0"/>
          <w:pgNumType w:start="0"/>
          <w:cols w:space="708"/>
          <w:titlePg/>
          <w:docGrid w:linePitch="360"/>
        </w:sectPr>
      </w:pPr>
    </w:p>
    <w:customXmlInsRangeStart w:id="226" w:author="Lucas Garcia Tomiyama" w:date="2016-07-04T15:20:00Z"/>
    <w:bookmarkStart w:id="227" w:name="_Toc455762680" w:displacedByCustomXml="next"/>
    <w:sdt>
      <w:sdtPr>
        <w:rPr>
          <w:rFonts w:eastAsiaTheme="minorHAnsi" w:cstheme="minorBidi"/>
          <w:b w:val="0"/>
          <w:bCs w:val="0"/>
          <w:color w:val="auto"/>
          <w:sz w:val="22"/>
          <w:szCs w:val="22"/>
        </w:rPr>
        <w:id w:val="-15237199"/>
        <w:docPartObj>
          <w:docPartGallery w:val="Table of Contents"/>
          <w:docPartUnique/>
        </w:docPartObj>
      </w:sdtPr>
      <w:sdtContent>
        <w:customXmlInsRangeEnd w:id="226"/>
        <w:p w:rsidR="000D69E1" w:rsidRPr="00EE16BB" w:rsidRDefault="000D69E1">
          <w:pPr>
            <w:pStyle w:val="Ttulo1"/>
            <w:rPr>
              <w:ins w:id="228" w:author="Lucas Garcia Tomiyama" w:date="2016-07-04T15:20:00Z"/>
            </w:rPr>
            <w:pPrChange w:id="229" w:author="Lucas Garcia Tomiyama" w:date="2016-07-06T11:17:00Z">
              <w:pPr>
                <w:pStyle w:val="CabealhodoSumrio"/>
              </w:pPr>
            </w:pPrChange>
          </w:pPr>
          <w:ins w:id="230" w:author="Lucas Garcia Tomiyama" w:date="2016-07-04T15:20:00Z">
            <w:r w:rsidRPr="00EE16BB">
              <w:t>Sumário</w:t>
            </w:r>
            <w:bookmarkEnd w:id="227"/>
          </w:ins>
        </w:p>
        <w:p w:rsidR="00DB026C" w:rsidRDefault="000D69E1">
          <w:pPr>
            <w:pStyle w:val="Sumrio1"/>
            <w:rPr>
              <w:ins w:id="231" w:author="Lucas Garcia Tomiyama" w:date="2016-07-08T17:35:00Z"/>
              <w:rFonts w:eastAsiaTheme="minorEastAsia"/>
              <w:noProof/>
              <w:lang w:eastAsia="pt-BR"/>
            </w:rPr>
          </w:pPr>
          <w:ins w:id="232" w:author="Lucas Garcia Tomiyama" w:date="2016-07-04T15:20:00Z">
            <w:r w:rsidRPr="00093E72">
              <w:fldChar w:fldCharType="begin"/>
            </w:r>
            <w:r w:rsidRPr="00EE16BB">
              <w:instrText xml:space="preserve"> TOC \o "1-3" \h \z \u </w:instrText>
            </w:r>
            <w:r w:rsidRPr="00093E72">
              <w:rPr>
                <w:rPrChange w:id="233" w:author="Lucas Garcia Tomiyama" w:date="2016-07-04T15:32:00Z">
                  <w:rPr>
                    <w:b/>
                    <w:bCs/>
                  </w:rPr>
                </w:rPrChange>
              </w:rPr>
              <w:fldChar w:fldCharType="separate"/>
            </w:r>
          </w:ins>
          <w:ins w:id="234" w:author="Lucas Garcia Tomiyama" w:date="2016-07-08T17:35:00Z">
            <w:r w:rsidR="00DB026C" w:rsidRPr="00C872EC">
              <w:rPr>
                <w:rStyle w:val="Hyperlink"/>
                <w:noProof/>
              </w:rPr>
              <w:fldChar w:fldCharType="begin"/>
            </w:r>
            <w:r w:rsidR="00DB026C" w:rsidRPr="00C872EC">
              <w:rPr>
                <w:rStyle w:val="Hyperlink"/>
                <w:noProof/>
              </w:rPr>
              <w:instrText xml:space="preserve"> </w:instrText>
            </w:r>
            <w:r w:rsidR="00DB026C">
              <w:rPr>
                <w:noProof/>
              </w:rPr>
              <w:instrText>HYPERLINK \l "_Toc455762680"</w:instrText>
            </w:r>
            <w:r w:rsidR="00DB026C" w:rsidRPr="00C872EC">
              <w:rPr>
                <w:rStyle w:val="Hyperlink"/>
                <w:noProof/>
              </w:rPr>
              <w:instrText xml:space="preserve"> </w:instrText>
            </w:r>
            <w:r w:rsidR="00DB026C" w:rsidRPr="00C872EC">
              <w:rPr>
                <w:rStyle w:val="Hyperlink"/>
                <w:noProof/>
              </w:rPr>
              <w:fldChar w:fldCharType="separate"/>
            </w:r>
            <w:r w:rsidR="00DB026C" w:rsidRPr="00C872EC">
              <w:rPr>
                <w:rStyle w:val="Hyperlink"/>
                <w:noProof/>
              </w:rPr>
              <w:t>1.</w:t>
            </w:r>
            <w:r w:rsidR="00DB026C">
              <w:rPr>
                <w:rFonts w:eastAsiaTheme="minorEastAsia"/>
                <w:noProof/>
                <w:lang w:eastAsia="pt-BR"/>
              </w:rPr>
              <w:tab/>
            </w:r>
            <w:r w:rsidR="00DB026C" w:rsidRPr="00C872EC">
              <w:rPr>
                <w:rStyle w:val="Hyperlink"/>
                <w:noProof/>
              </w:rPr>
              <w:t>Sumário</w:t>
            </w:r>
            <w:r w:rsidR="00DB026C">
              <w:rPr>
                <w:noProof/>
                <w:webHidden/>
              </w:rPr>
              <w:tab/>
            </w:r>
            <w:r w:rsidR="00DB026C">
              <w:rPr>
                <w:noProof/>
                <w:webHidden/>
              </w:rPr>
              <w:fldChar w:fldCharType="begin"/>
            </w:r>
            <w:r w:rsidR="00DB026C">
              <w:rPr>
                <w:noProof/>
                <w:webHidden/>
              </w:rPr>
              <w:instrText xml:space="preserve"> PAGEREF _Toc455762680 \h </w:instrText>
            </w:r>
          </w:ins>
          <w:r w:rsidR="00DB026C">
            <w:rPr>
              <w:noProof/>
              <w:webHidden/>
            </w:rPr>
          </w:r>
          <w:r w:rsidR="00DB026C">
            <w:rPr>
              <w:noProof/>
              <w:webHidden/>
            </w:rPr>
            <w:fldChar w:fldCharType="separate"/>
          </w:r>
          <w:ins w:id="235" w:author="Lucas Garcia Tomiyama" w:date="2016-07-08T17:35:00Z">
            <w:r w:rsidR="00DB026C">
              <w:rPr>
                <w:noProof/>
                <w:webHidden/>
              </w:rPr>
              <w:t>0</w:t>
            </w:r>
            <w:r w:rsidR="00DB026C">
              <w:rPr>
                <w:noProof/>
                <w:webHidden/>
              </w:rPr>
              <w:fldChar w:fldCharType="end"/>
            </w:r>
            <w:r w:rsidR="00DB026C" w:rsidRPr="00C872EC">
              <w:rPr>
                <w:rStyle w:val="Hyperlink"/>
                <w:noProof/>
              </w:rPr>
              <w:fldChar w:fldCharType="end"/>
            </w:r>
          </w:ins>
        </w:p>
        <w:p w:rsidR="00DB026C" w:rsidRDefault="00DB026C">
          <w:pPr>
            <w:pStyle w:val="Sumrio1"/>
            <w:rPr>
              <w:ins w:id="236" w:author="Lucas Garcia Tomiyama" w:date="2016-07-08T17:35:00Z"/>
              <w:rFonts w:eastAsiaTheme="minorEastAsia"/>
              <w:noProof/>
              <w:lang w:eastAsia="pt-BR"/>
            </w:rPr>
          </w:pPr>
          <w:ins w:id="237"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"_Toc455762681"</w:instrText>
            </w:r>
            <w:r w:rsidRPr="00C872EC">
              <w:rPr>
                <w:rStyle w:val="Hyperlink"/>
                <w:noProof/>
              </w:rPr>
              <w:instrText xml:space="preserve"> </w:instrText>
            </w:r>
            <w:r w:rsidRPr="00C872EC">
              <w:rPr>
                <w:rStyle w:val="Hyperlink"/>
                <w:noProof/>
              </w:rPr>
              <w:fldChar w:fldCharType="separate"/>
            </w:r>
            <w:r w:rsidRPr="00C872EC">
              <w:rPr>
                <w:rStyle w:val="Hyperlink"/>
                <w:noProof/>
              </w:rPr>
              <w:t>2.</w:t>
            </w:r>
            <w:r>
              <w:rPr>
                <w:rFonts w:eastAsiaTheme="minorEastAsia"/>
                <w:noProof/>
                <w:lang w:eastAsia="pt-BR"/>
              </w:rPr>
              <w:tab/>
            </w:r>
            <w:r w:rsidRPr="00C872EC">
              <w:rPr>
                <w:rStyle w:val="Hyperlink"/>
                <w:noProof/>
              </w:rPr>
              <w:t>Introdução</w:t>
            </w:r>
            <w:r>
              <w:rPr>
                <w:noProof/>
                <w:webHidden/>
              </w:rPr>
              <w:tab/>
            </w:r>
            <w:r>
              <w:rPr>
                <w:noProof/>
                <w:webHidden/>
              </w:rPr>
              <w:fldChar w:fldCharType="begin"/>
            </w:r>
            <w:r>
              <w:rPr>
                <w:noProof/>
                <w:webHidden/>
              </w:rPr>
              <w:instrText xml:space="preserve"> PAGEREF _Toc455762681 \h </w:instrText>
            </w:r>
          </w:ins>
          <w:r>
            <w:rPr>
              <w:noProof/>
              <w:webHidden/>
            </w:rPr>
          </w:r>
          <w:r>
            <w:rPr>
              <w:noProof/>
              <w:webHidden/>
            </w:rPr>
            <w:fldChar w:fldCharType="separate"/>
          </w:r>
          <w:ins w:id="238"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1"/>
            <w:rPr>
              <w:ins w:id="239" w:author="Lucas Garcia Tomiyama" w:date="2016-07-08T17:35:00Z"/>
              <w:rFonts w:eastAsiaTheme="minorEastAsia"/>
              <w:noProof/>
              <w:lang w:eastAsia="pt-BR"/>
            </w:rPr>
          </w:pPr>
          <w:ins w:id="240"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"_Toc455762682"</w:instrText>
            </w:r>
            <w:r w:rsidRPr="00C872EC">
              <w:rPr>
                <w:rStyle w:val="Hyperlink"/>
                <w:noProof/>
              </w:rPr>
              <w:instrText xml:space="preserve"> </w:instrText>
            </w:r>
            <w:r w:rsidRPr="00C872EC">
              <w:rPr>
                <w:rStyle w:val="Hyperlink"/>
                <w:noProof/>
              </w:rPr>
              <w:fldChar w:fldCharType="separate"/>
            </w:r>
            <w:r w:rsidRPr="00C872EC">
              <w:rPr>
                <w:rStyle w:val="Hyperlink"/>
                <w:noProof/>
              </w:rPr>
              <w:t>3.</w:t>
            </w:r>
            <w:r>
              <w:rPr>
                <w:rFonts w:eastAsiaTheme="minorEastAsia"/>
                <w:noProof/>
                <w:lang w:eastAsia="pt-BR"/>
              </w:rPr>
              <w:tab/>
            </w:r>
            <w:r w:rsidRPr="00C872EC">
              <w:rPr>
                <w:rStyle w:val="Hyperlink"/>
                <w:noProof/>
              </w:rPr>
              <w:t>Visão e Escopo</w:t>
            </w:r>
            <w:r>
              <w:rPr>
                <w:noProof/>
                <w:webHidden/>
              </w:rPr>
              <w:tab/>
            </w:r>
            <w:r>
              <w:rPr>
                <w:noProof/>
                <w:webHidden/>
              </w:rPr>
              <w:fldChar w:fldCharType="begin"/>
            </w:r>
            <w:r>
              <w:rPr>
                <w:noProof/>
                <w:webHidden/>
              </w:rPr>
              <w:instrText xml:space="preserve"> PAGEREF _Toc455762682 \h </w:instrText>
            </w:r>
          </w:ins>
          <w:r>
            <w:rPr>
              <w:noProof/>
              <w:webHidden/>
            </w:rPr>
          </w:r>
          <w:r>
            <w:rPr>
              <w:noProof/>
              <w:webHidden/>
            </w:rPr>
            <w:fldChar w:fldCharType="separate"/>
          </w:r>
          <w:ins w:id="241"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1"/>
            <w:rPr>
              <w:ins w:id="242" w:author="Lucas Garcia Tomiyama" w:date="2016-07-08T17:35:00Z"/>
              <w:rFonts w:eastAsiaTheme="minorEastAsia"/>
              <w:noProof/>
              <w:lang w:eastAsia="pt-BR"/>
            </w:rPr>
          </w:pPr>
          <w:ins w:id="243"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"_Toc455762683"</w:instrText>
            </w:r>
            <w:r w:rsidRPr="00C872EC">
              <w:rPr>
                <w:rStyle w:val="Hyperlink"/>
                <w:noProof/>
              </w:rPr>
              <w:instrText xml:space="preserve"> </w:instrText>
            </w:r>
            <w:r w:rsidRPr="00C872EC">
              <w:rPr>
                <w:rStyle w:val="Hyperlink"/>
                <w:noProof/>
              </w:rPr>
              <w:fldChar w:fldCharType="separate"/>
            </w:r>
            <w:r w:rsidRPr="00C872EC">
              <w:rPr>
                <w:rStyle w:val="Hyperlink"/>
                <w:noProof/>
              </w:rPr>
              <w:t>4.</w:t>
            </w:r>
            <w:r>
              <w:rPr>
                <w:rFonts w:eastAsiaTheme="minorEastAsia"/>
                <w:noProof/>
                <w:lang w:eastAsia="pt-BR"/>
              </w:rPr>
              <w:tab/>
            </w:r>
            <w:r w:rsidRPr="00C872EC">
              <w:rPr>
                <w:rStyle w:val="Hyperlink"/>
                <w:noProof/>
              </w:rPr>
              <w:t>Tecnologias Envolvidas</w:t>
            </w:r>
            <w:r>
              <w:rPr>
                <w:noProof/>
                <w:webHidden/>
              </w:rPr>
              <w:tab/>
            </w:r>
            <w:r>
              <w:rPr>
                <w:noProof/>
                <w:webHidden/>
              </w:rPr>
              <w:fldChar w:fldCharType="begin"/>
            </w:r>
            <w:r>
              <w:rPr>
                <w:noProof/>
                <w:webHidden/>
              </w:rPr>
              <w:instrText xml:space="preserve"> PAGEREF _Toc455762683 \h </w:instrText>
            </w:r>
          </w:ins>
          <w:r>
            <w:rPr>
              <w:noProof/>
              <w:webHidden/>
            </w:rPr>
          </w:r>
          <w:r>
            <w:rPr>
              <w:noProof/>
              <w:webHidden/>
            </w:rPr>
            <w:fldChar w:fldCharType="separate"/>
          </w:r>
          <w:ins w:id="244"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1"/>
            <w:rPr>
              <w:ins w:id="245" w:author="Lucas Garcia Tomiyama" w:date="2016-07-08T17:35:00Z"/>
              <w:rFonts w:eastAsiaTheme="minorEastAsia"/>
              <w:noProof/>
              <w:lang w:eastAsia="pt-BR"/>
            </w:rPr>
          </w:pPr>
          <w:ins w:id="246"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"_Toc455762684"</w:instrText>
            </w:r>
            <w:r w:rsidRPr="00C872EC">
              <w:rPr>
                <w:rStyle w:val="Hyperlink"/>
                <w:noProof/>
              </w:rPr>
              <w:instrText xml:space="preserve"> </w:instrText>
            </w:r>
            <w:r w:rsidRPr="00C872EC">
              <w:rPr>
                <w:rStyle w:val="Hyperlink"/>
                <w:noProof/>
              </w:rPr>
              <w:fldChar w:fldCharType="separate"/>
            </w:r>
            <w:r w:rsidRPr="00C872EC">
              <w:rPr>
                <w:rStyle w:val="Hyperlink"/>
                <w:noProof/>
              </w:rPr>
              <w:t>5.</w:t>
            </w:r>
            <w:r>
              <w:rPr>
                <w:rFonts w:eastAsiaTheme="minorEastAsia"/>
                <w:noProof/>
                <w:lang w:eastAsia="pt-BR"/>
              </w:rPr>
              <w:tab/>
            </w:r>
            <w:r w:rsidRPr="00C872EC">
              <w:rPr>
                <w:rStyle w:val="Hyperlink"/>
                <w:noProof/>
              </w:rPr>
              <w:t>Requisitos de Sistema</w:t>
            </w:r>
            <w:r>
              <w:rPr>
                <w:noProof/>
                <w:webHidden/>
              </w:rPr>
              <w:tab/>
            </w:r>
            <w:r>
              <w:rPr>
                <w:noProof/>
                <w:webHidden/>
              </w:rPr>
              <w:fldChar w:fldCharType="begin"/>
            </w:r>
            <w:r>
              <w:rPr>
                <w:noProof/>
                <w:webHidden/>
              </w:rPr>
              <w:instrText xml:space="preserve"> PAGEREF _Toc455762684 \h </w:instrText>
            </w:r>
          </w:ins>
          <w:r>
            <w:rPr>
              <w:noProof/>
              <w:webHidden/>
            </w:rPr>
          </w:r>
          <w:r>
            <w:rPr>
              <w:noProof/>
              <w:webHidden/>
            </w:rPr>
            <w:fldChar w:fldCharType="separate"/>
          </w:r>
          <w:ins w:id="247"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48" w:author="Lucas Garcia Tomiyama" w:date="2016-07-08T17:35:00Z"/>
              <w:rFonts w:eastAsiaTheme="minorEastAsia"/>
              <w:noProof/>
              <w:lang w:eastAsia="pt-BR"/>
            </w:rPr>
          </w:pPr>
          <w:ins w:id="249"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"_Toc455762685"</w:instrText>
            </w:r>
            <w:r w:rsidRPr="00C872EC">
              <w:rPr>
                <w:rStyle w:val="Hyperlink"/>
                <w:noProof/>
              </w:rPr>
              <w:instrText xml:space="preserve"> </w:instrText>
            </w:r>
            <w:r w:rsidRPr="00C872EC">
              <w:rPr>
                <w:rStyle w:val="Hyperlink"/>
                <w:noProof/>
              </w:rPr>
              <w:fldChar w:fldCharType="separate"/>
            </w:r>
            <w:r w:rsidRPr="00C872EC">
              <w:rPr>
                <w:rStyle w:val="Hyperlink"/>
                <w:noProof/>
              </w:rPr>
              <w:t>5.1.</w:t>
            </w:r>
            <w:r>
              <w:rPr>
                <w:rFonts w:eastAsiaTheme="minorEastAsia"/>
                <w:noProof/>
                <w:lang w:eastAsia="pt-BR"/>
              </w:rPr>
              <w:tab/>
            </w:r>
            <w:r w:rsidRPr="00C872EC">
              <w:rPr>
                <w:rStyle w:val="Hyperlink"/>
                <w:noProof/>
              </w:rPr>
              <w:t>Hardware</w:t>
            </w:r>
            <w:r>
              <w:rPr>
                <w:noProof/>
                <w:webHidden/>
              </w:rPr>
              <w:tab/>
            </w:r>
            <w:r>
              <w:rPr>
                <w:noProof/>
                <w:webHidden/>
              </w:rPr>
              <w:fldChar w:fldCharType="begin"/>
            </w:r>
            <w:r>
              <w:rPr>
                <w:noProof/>
                <w:webHidden/>
              </w:rPr>
              <w:instrText xml:space="preserve"> PAGEREF _Toc455762685 \h </w:instrText>
            </w:r>
          </w:ins>
          <w:r>
            <w:rPr>
              <w:noProof/>
              <w:webHidden/>
            </w:rPr>
          </w:r>
          <w:r>
            <w:rPr>
              <w:noProof/>
              <w:webHidden/>
            </w:rPr>
            <w:fldChar w:fldCharType="separate"/>
          </w:r>
          <w:ins w:id="250"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51" w:author="Lucas Garcia Tomiyama" w:date="2016-07-08T17:35:00Z"/>
              <w:rFonts w:eastAsiaTheme="minorEastAsia"/>
              <w:noProof/>
              <w:lang w:eastAsia="pt-BR"/>
            </w:rPr>
          </w:pPr>
          <w:ins w:id="252"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"_Toc455762686"</w:instrText>
            </w:r>
            <w:r w:rsidRPr="00C872EC">
              <w:rPr>
                <w:rStyle w:val="Hyperlink"/>
                <w:noProof/>
              </w:rPr>
              <w:instrText xml:space="preserve"> </w:instrText>
            </w:r>
            <w:r w:rsidRPr="00C872EC">
              <w:rPr>
                <w:rStyle w:val="Hyperlink"/>
                <w:noProof/>
              </w:rPr>
              <w:fldChar w:fldCharType="separate"/>
            </w:r>
            <w:r w:rsidRPr="00C872EC">
              <w:rPr>
                <w:rStyle w:val="Hyperlink"/>
                <w:noProof/>
              </w:rPr>
              <w:t>5.2.</w:t>
            </w:r>
            <w:r>
              <w:rPr>
                <w:rFonts w:eastAsiaTheme="minorEastAsia"/>
                <w:noProof/>
                <w:lang w:eastAsia="pt-BR"/>
              </w:rPr>
              <w:tab/>
            </w:r>
            <w:r w:rsidRPr="00C872EC">
              <w:rPr>
                <w:rStyle w:val="Hyperlink"/>
                <w:noProof/>
              </w:rPr>
              <w:t>Software</w:t>
            </w:r>
            <w:r>
              <w:rPr>
                <w:noProof/>
                <w:webHidden/>
              </w:rPr>
              <w:tab/>
            </w:r>
            <w:r>
              <w:rPr>
                <w:noProof/>
                <w:webHidden/>
              </w:rPr>
              <w:fldChar w:fldCharType="begin"/>
            </w:r>
            <w:r>
              <w:rPr>
                <w:noProof/>
                <w:webHidden/>
              </w:rPr>
              <w:instrText xml:space="preserve"> PAGEREF _Toc455762686 \h </w:instrText>
            </w:r>
          </w:ins>
          <w:r>
            <w:rPr>
              <w:noProof/>
              <w:webHidden/>
            </w:rPr>
          </w:r>
          <w:r>
            <w:rPr>
              <w:noProof/>
              <w:webHidden/>
            </w:rPr>
            <w:fldChar w:fldCharType="separate"/>
          </w:r>
          <w:ins w:id="253"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254" w:author="Lucas Garcia Tomiyama" w:date="2016-07-08T17:35:00Z"/>
              <w:rFonts w:eastAsiaTheme="minorEastAsia"/>
              <w:noProof/>
              <w:lang w:eastAsia="pt-BR"/>
            </w:rPr>
          </w:pPr>
          <w:ins w:id="255"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"_Toc455762687"</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5.2.1.</w:t>
            </w:r>
            <w:r>
              <w:rPr>
                <w:rFonts w:eastAsiaTheme="minorEastAsia"/>
                <w:noProof/>
                <w:lang w:eastAsia="pt-BR"/>
              </w:rPr>
              <w:tab/>
            </w:r>
            <w:r w:rsidRPr="00C872EC">
              <w:rPr>
                <w:rStyle w:val="Hyperlink"/>
                <w:noProof/>
              </w:rPr>
              <w:t>Sistema operacional compatível</w:t>
            </w:r>
            <w:r>
              <w:rPr>
                <w:noProof/>
                <w:webHidden/>
              </w:rPr>
              <w:tab/>
            </w:r>
            <w:r>
              <w:rPr>
                <w:noProof/>
                <w:webHidden/>
              </w:rPr>
              <w:fldChar w:fldCharType="begin"/>
            </w:r>
            <w:r>
              <w:rPr>
                <w:noProof/>
                <w:webHidden/>
              </w:rPr>
              <w:instrText xml:space="preserve"> PAGEREF _Toc455762687 \h </w:instrText>
            </w:r>
          </w:ins>
          <w:r>
            <w:rPr>
              <w:noProof/>
              <w:webHidden/>
            </w:rPr>
          </w:r>
          <w:r>
            <w:rPr>
              <w:noProof/>
              <w:webHidden/>
            </w:rPr>
            <w:fldChar w:fldCharType="separate"/>
          </w:r>
          <w:ins w:id="256"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257" w:author="Lucas Garcia Tomiyama" w:date="2016-07-08T17:35:00Z"/>
              <w:rFonts w:eastAsiaTheme="minorEastAsia"/>
              <w:noProof/>
              <w:lang w:eastAsia="pt-BR"/>
            </w:rPr>
          </w:pPr>
          <w:ins w:id="258"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"_Toc455762688"</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5.2.2.</w:t>
            </w:r>
            <w:r>
              <w:rPr>
                <w:rFonts w:eastAsiaTheme="minorEastAsia"/>
                <w:noProof/>
                <w:lang w:eastAsia="pt-BR"/>
              </w:rPr>
              <w:tab/>
            </w:r>
            <w:r w:rsidRPr="00C872EC">
              <w:rPr>
                <w:rStyle w:val="Hyperlink"/>
                <w:noProof/>
              </w:rPr>
              <w:t>Softwares necessários</w:t>
            </w:r>
            <w:r>
              <w:rPr>
                <w:noProof/>
                <w:webHidden/>
              </w:rPr>
              <w:tab/>
            </w:r>
            <w:r>
              <w:rPr>
                <w:noProof/>
                <w:webHidden/>
              </w:rPr>
              <w:fldChar w:fldCharType="begin"/>
            </w:r>
            <w:r>
              <w:rPr>
                <w:noProof/>
                <w:webHidden/>
              </w:rPr>
              <w:instrText xml:space="preserve"> PAGEREF _Toc455762688 \h </w:instrText>
            </w:r>
          </w:ins>
          <w:r>
            <w:rPr>
              <w:noProof/>
              <w:webHidden/>
            </w:rPr>
          </w:r>
          <w:r>
            <w:rPr>
              <w:noProof/>
              <w:webHidden/>
            </w:rPr>
            <w:fldChar w:fldCharType="separate"/>
          </w:r>
          <w:ins w:id="259"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1"/>
            <w:rPr>
              <w:ins w:id="260" w:author="Lucas Garcia Tomiyama" w:date="2016-07-08T17:35:00Z"/>
              <w:rFonts w:eastAsiaTheme="minorEastAsia"/>
              <w:noProof/>
              <w:lang w:eastAsia="pt-BR"/>
            </w:rPr>
          </w:pPr>
          <w:ins w:id="261"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"_Toc455762689"</w:instrText>
            </w:r>
            <w:r w:rsidRPr="00C872EC">
              <w:rPr>
                <w:rStyle w:val="Hyperlink"/>
                <w:noProof/>
              </w:rPr>
              <w:instrText xml:space="preserve"> </w:instrText>
            </w:r>
            <w:r w:rsidRPr="00C872EC">
              <w:rPr>
                <w:rStyle w:val="Hyperlink"/>
                <w:noProof/>
              </w:rPr>
              <w:fldChar w:fldCharType="separate"/>
            </w:r>
            <w:r w:rsidRPr="00C872EC">
              <w:rPr>
                <w:rStyle w:val="Hyperlink"/>
                <w:noProof/>
              </w:rPr>
              <w:t>6.</w:t>
            </w:r>
            <w:r>
              <w:rPr>
                <w:rFonts w:eastAsiaTheme="minorEastAsia"/>
                <w:noProof/>
                <w:lang w:eastAsia="pt-BR"/>
              </w:rPr>
              <w:tab/>
            </w:r>
            <w:r w:rsidRPr="00C872EC">
              <w:rPr>
                <w:rStyle w:val="Hyperlink"/>
                <w:noProof/>
              </w:rPr>
              <w:t>Instalação e Configuração</w:t>
            </w:r>
            <w:r>
              <w:rPr>
                <w:noProof/>
                <w:webHidden/>
              </w:rPr>
              <w:tab/>
            </w:r>
            <w:r>
              <w:rPr>
                <w:noProof/>
                <w:webHidden/>
              </w:rPr>
              <w:fldChar w:fldCharType="begin"/>
            </w:r>
            <w:r>
              <w:rPr>
                <w:noProof/>
                <w:webHidden/>
              </w:rPr>
              <w:instrText xml:space="preserve"> PAGEREF _Toc455762689 \h </w:instrText>
            </w:r>
          </w:ins>
          <w:r>
            <w:rPr>
              <w:noProof/>
              <w:webHidden/>
            </w:rPr>
          </w:r>
          <w:r>
            <w:rPr>
              <w:noProof/>
              <w:webHidden/>
            </w:rPr>
            <w:fldChar w:fldCharType="separate"/>
          </w:r>
          <w:ins w:id="262"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63" w:author="Lucas Garcia Tomiyama" w:date="2016-07-08T17:35:00Z"/>
              <w:rFonts w:eastAsiaTheme="minorEastAsia"/>
              <w:noProof/>
              <w:lang w:eastAsia="pt-BR"/>
            </w:rPr>
          </w:pPr>
          <w:ins w:id="264"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"_Toc455762690"</w:instrText>
            </w:r>
            <w:r w:rsidRPr="00C872EC">
              <w:rPr>
                <w:rStyle w:val="Hyperlink"/>
                <w:noProof/>
              </w:rPr>
              <w:instrText xml:space="preserve"> </w:instrText>
            </w:r>
            <w:r w:rsidRPr="00C872EC">
              <w:rPr>
                <w:rStyle w:val="Hyperlink"/>
                <w:noProof/>
              </w:rPr>
              <w:fldChar w:fldCharType="separate"/>
            </w:r>
            <w:r w:rsidRPr="00C872EC">
              <w:rPr>
                <w:rStyle w:val="Hyperlink"/>
                <w:noProof/>
              </w:rPr>
              <w:t>6.1.</w:t>
            </w:r>
            <w:r>
              <w:rPr>
                <w:rFonts w:eastAsiaTheme="minorEastAsia"/>
                <w:noProof/>
                <w:lang w:eastAsia="pt-BR"/>
              </w:rPr>
              <w:tab/>
            </w:r>
            <w:r w:rsidRPr="00C872EC">
              <w:rPr>
                <w:rStyle w:val="Hyperlink"/>
                <w:noProof/>
              </w:rPr>
              <w:t>Framework .Net 4.5.2</w:t>
            </w:r>
            <w:r>
              <w:rPr>
                <w:noProof/>
                <w:webHidden/>
              </w:rPr>
              <w:tab/>
            </w:r>
            <w:r>
              <w:rPr>
                <w:noProof/>
                <w:webHidden/>
              </w:rPr>
              <w:fldChar w:fldCharType="begin"/>
            </w:r>
            <w:r>
              <w:rPr>
                <w:noProof/>
                <w:webHidden/>
              </w:rPr>
              <w:instrText xml:space="preserve"> PAGEREF _Toc455762690 \h </w:instrText>
            </w:r>
          </w:ins>
          <w:r>
            <w:rPr>
              <w:noProof/>
              <w:webHidden/>
            </w:rPr>
          </w:r>
          <w:r>
            <w:rPr>
              <w:noProof/>
              <w:webHidden/>
            </w:rPr>
            <w:fldChar w:fldCharType="separate"/>
          </w:r>
          <w:ins w:id="265"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66" w:author="Lucas Garcia Tomiyama" w:date="2016-07-08T17:35:00Z"/>
              <w:rFonts w:eastAsiaTheme="minorEastAsia"/>
              <w:noProof/>
              <w:lang w:eastAsia="pt-BR"/>
            </w:rPr>
          </w:pPr>
          <w:ins w:id="267"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"_Toc455762691"</w:instrText>
            </w:r>
            <w:r w:rsidRPr="00C872EC">
              <w:rPr>
                <w:rStyle w:val="Hyperlink"/>
                <w:noProof/>
              </w:rPr>
              <w:instrText xml:space="preserve"> </w:instrText>
            </w:r>
            <w:r w:rsidRPr="00C872EC">
              <w:rPr>
                <w:rStyle w:val="Hyperlink"/>
                <w:noProof/>
              </w:rPr>
              <w:fldChar w:fldCharType="separate"/>
            </w:r>
            <w:r w:rsidRPr="00C872EC">
              <w:rPr>
                <w:rStyle w:val="Hyperlink"/>
                <w:noProof/>
              </w:rPr>
              <w:t>6.2.</w:t>
            </w:r>
            <w:r>
              <w:rPr>
                <w:rFonts w:eastAsiaTheme="minorEastAsia"/>
                <w:noProof/>
                <w:lang w:eastAsia="pt-BR"/>
              </w:rPr>
              <w:tab/>
            </w:r>
            <w:r w:rsidRPr="00C872EC">
              <w:rPr>
                <w:rStyle w:val="Hyperlink"/>
                <w:noProof/>
              </w:rPr>
              <w:t>Estrutura para o recebimento da aplicação</w:t>
            </w:r>
            <w:r>
              <w:rPr>
                <w:noProof/>
                <w:webHidden/>
              </w:rPr>
              <w:tab/>
            </w:r>
            <w:r>
              <w:rPr>
                <w:noProof/>
                <w:webHidden/>
              </w:rPr>
              <w:fldChar w:fldCharType="begin"/>
            </w:r>
            <w:r>
              <w:rPr>
                <w:noProof/>
                <w:webHidden/>
              </w:rPr>
              <w:instrText xml:space="preserve"> PAGEREF _Toc455762691 \h </w:instrText>
            </w:r>
          </w:ins>
          <w:r>
            <w:rPr>
              <w:noProof/>
              <w:webHidden/>
            </w:rPr>
          </w:r>
          <w:r>
            <w:rPr>
              <w:noProof/>
              <w:webHidden/>
            </w:rPr>
            <w:fldChar w:fldCharType="separate"/>
          </w:r>
          <w:ins w:id="268" w:author="Lucas Garcia Tomiyama" w:date="2016-07-08T17:35:00Z">
            <w:r>
              <w:rPr>
                <w:noProof/>
                <w:webHidden/>
              </w:rPr>
              <w:t>2</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69" w:author="Lucas Garcia Tomiyama" w:date="2016-07-08T17:35:00Z"/>
              <w:rFonts w:eastAsiaTheme="minorEastAsia"/>
              <w:noProof/>
              <w:lang w:eastAsia="pt-BR"/>
            </w:rPr>
          </w:pPr>
          <w:ins w:id="270"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"_Toc455762692"</w:instrText>
            </w:r>
            <w:r w:rsidRPr="00C872EC">
              <w:rPr>
                <w:rStyle w:val="Hyperlink"/>
                <w:noProof/>
              </w:rPr>
              <w:instrText xml:space="preserve"> </w:instrText>
            </w:r>
            <w:r w:rsidRPr="00C872EC">
              <w:rPr>
                <w:rStyle w:val="Hyperlink"/>
                <w:noProof/>
              </w:rPr>
              <w:fldChar w:fldCharType="separate"/>
            </w:r>
            <w:r w:rsidRPr="00C872EC">
              <w:rPr>
                <w:rStyle w:val="Hyperlink"/>
                <w:noProof/>
              </w:rPr>
              <w:t>6.3.</w:t>
            </w:r>
            <w:r>
              <w:rPr>
                <w:rFonts w:eastAsiaTheme="minorEastAsia"/>
                <w:noProof/>
                <w:lang w:eastAsia="pt-BR"/>
              </w:rPr>
              <w:tab/>
            </w:r>
            <w:r w:rsidRPr="00C872EC">
              <w:rPr>
                <w:rStyle w:val="Hyperlink"/>
                <w:noProof/>
              </w:rPr>
              <w:t>Arquivos necessários/Repositório</w:t>
            </w:r>
            <w:r>
              <w:rPr>
                <w:noProof/>
                <w:webHidden/>
              </w:rPr>
              <w:tab/>
            </w:r>
            <w:r>
              <w:rPr>
                <w:noProof/>
                <w:webHidden/>
              </w:rPr>
              <w:fldChar w:fldCharType="begin"/>
            </w:r>
            <w:r>
              <w:rPr>
                <w:noProof/>
                <w:webHidden/>
              </w:rPr>
              <w:instrText xml:space="preserve"> PAGEREF _Toc455762692 \h </w:instrText>
            </w:r>
          </w:ins>
          <w:r>
            <w:rPr>
              <w:noProof/>
              <w:webHidden/>
            </w:rPr>
          </w:r>
          <w:r>
            <w:rPr>
              <w:noProof/>
              <w:webHidden/>
            </w:rPr>
            <w:fldChar w:fldCharType="separate"/>
          </w:r>
          <w:ins w:id="271" w:author="Lucas Garcia Tomiyama" w:date="2016-07-08T17:35:00Z">
            <w:r>
              <w:rPr>
                <w:noProof/>
                <w:webHidden/>
              </w:rPr>
              <w:t>3</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72" w:author="Lucas Garcia Tomiyama" w:date="2016-07-08T17:35:00Z"/>
              <w:rFonts w:eastAsiaTheme="minorEastAsia"/>
              <w:noProof/>
              <w:lang w:eastAsia="pt-BR"/>
            </w:rPr>
          </w:pPr>
          <w:ins w:id="273"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"_Toc455762693"</w:instrText>
            </w:r>
            <w:r w:rsidRPr="00C872EC">
              <w:rPr>
                <w:rStyle w:val="Hyperlink"/>
                <w:noProof/>
              </w:rPr>
              <w:instrText xml:space="preserve"> </w:instrText>
            </w:r>
            <w:r w:rsidRPr="00C872EC">
              <w:rPr>
                <w:rStyle w:val="Hyperlink"/>
                <w:noProof/>
              </w:rPr>
              <w:fldChar w:fldCharType="separate"/>
            </w:r>
            <w:r w:rsidRPr="00C872EC">
              <w:rPr>
                <w:rStyle w:val="Hyperlink"/>
                <w:noProof/>
              </w:rPr>
              <w:t>6.4.</w:t>
            </w:r>
            <w:r>
              <w:rPr>
                <w:rFonts w:eastAsiaTheme="minorEastAsia"/>
                <w:noProof/>
                <w:lang w:eastAsia="pt-BR"/>
              </w:rPr>
              <w:tab/>
            </w:r>
            <w:r w:rsidRPr="00C872EC">
              <w:rPr>
                <w:rStyle w:val="Hyperlink"/>
                <w:noProof/>
              </w:rPr>
              <w:t>Configuração</w:t>
            </w:r>
            <w:r>
              <w:rPr>
                <w:noProof/>
                <w:webHidden/>
              </w:rPr>
              <w:tab/>
            </w:r>
            <w:r>
              <w:rPr>
                <w:noProof/>
                <w:webHidden/>
              </w:rPr>
              <w:fldChar w:fldCharType="begin"/>
            </w:r>
            <w:r>
              <w:rPr>
                <w:noProof/>
                <w:webHidden/>
              </w:rPr>
              <w:instrText xml:space="preserve"> PAGEREF _Toc455762693 \h </w:instrText>
            </w:r>
          </w:ins>
          <w:r>
            <w:rPr>
              <w:noProof/>
              <w:webHidden/>
            </w:rPr>
          </w:r>
          <w:r>
            <w:rPr>
              <w:noProof/>
              <w:webHidden/>
            </w:rPr>
            <w:fldChar w:fldCharType="separate"/>
          </w:r>
          <w:ins w:id="274" w:author="Lucas Garcia Tomiyama" w:date="2016-07-08T17:35:00Z">
            <w:r>
              <w:rPr>
                <w:noProof/>
                <w:webHidden/>
              </w:rPr>
              <w:t>4</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75" w:author="Lucas Garcia Tomiyama" w:date="2016-07-08T17:35:00Z"/>
              <w:rFonts w:eastAsiaTheme="minorEastAsia"/>
              <w:noProof/>
              <w:lang w:eastAsia="pt-BR"/>
            </w:rPr>
          </w:pPr>
          <w:ins w:id="276"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"_Toc455762694"</w:instrText>
            </w:r>
            <w:r w:rsidRPr="00C872EC">
              <w:rPr>
                <w:rStyle w:val="Hyperlink"/>
                <w:noProof/>
              </w:rPr>
              <w:instrText xml:space="preserve"> </w:instrText>
            </w:r>
            <w:r w:rsidRPr="00C872EC">
              <w:rPr>
                <w:rStyle w:val="Hyperlink"/>
                <w:noProof/>
              </w:rPr>
              <w:fldChar w:fldCharType="separate"/>
            </w:r>
            <w:r w:rsidRPr="00C872EC">
              <w:rPr>
                <w:rStyle w:val="Hyperlink"/>
                <w:noProof/>
              </w:rPr>
              <w:t>6.5.</w:t>
            </w:r>
            <w:r>
              <w:rPr>
                <w:rFonts w:eastAsiaTheme="minorEastAsia"/>
                <w:noProof/>
                <w:lang w:eastAsia="pt-BR"/>
              </w:rPr>
              <w:tab/>
            </w:r>
            <w:r w:rsidRPr="00C872EC">
              <w:rPr>
                <w:rStyle w:val="Hyperlink"/>
                <w:noProof/>
              </w:rPr>
              <w:t>Execução</w:t>
            </w:r>
            <w:r>
              <w:rPr>
                <w:noProof/>
                <w:webHidden/>
              </w:rPr>
              <w:tab/>
            </w:r>
            <w:r>
              <w:rPr>
                <w:noProof/>
                <w:webHidden/>
              </w:rPr>
              <w:fldChar w:fldCharType="begin"/>
            </w:r>
            <w:r>
              <w:rPr>
                <w:noProof/>
                <w:webHidden/>
              </w:rPr>
              <w:instrText xml:space="preserve"> PAGEREF _Toc455762694 \h </w:instrText>
            </w:r>
          </w:ins>
          <w:r>
            <w:rPr>
              <w:noProof/>
              <w:webHidden/>
            </w:rPr>
          </w:r>
          <w:r>
            <w:rPr>
              <w:noProof/>
              <w:webHidden/>
            </w:rPr>
            <w:fldChar w:fldCharType="separate"/>
          </w:r>
          <w:ins w:id="277" w:author="Lucas Garcia Tomiyama" w:date="2016-07-08T17:35:00Z">
            <w:r>
              <w:rPr>
                <w:noProof/>
                <w:webHidden/>
              </w:rPr>
              <w:t>5</w:t>
            </w:r>
            <w:r>
              <w:rPr>
                <w:noProof/>
                <w:webHidden/>
              </w:rPr>
              <w:fldChar w:fldCharType="end"/>
            </w:r>
            <w:r w:rsidRPr="00C872EC">
              <w:rPr>
                <w:rStyle w:val="Hyperlink"/>
                <w:noProof/>
              </w:rPr>
              <w:fldChar w:fldCharType="end"/>
            </w:r>
          </w:ins>
        </w:p>
        <w:p w:rsidR="00DB026C" w:rsidRDefault="00DB026C">
          <w:pPr>
            <w:pStyle w:val="Sumrio1"/>
            <w:rPr>
              <w:ins w:id="278" w:author="Lucas Garcia Tomiyama" w:date="2016-07-08T17:35:00Z"/>
              <w:rFonts w:eastAsiaTheme="minorEastAsia"/>
              <w:noProof/>
              <w:lang w:eastAsia="pt-BR"/>
            </w:rPr>
          </w:pPr>
          <w:ins w:id="279"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"_Toc455762695"</w:instrText>
            </w:r>
            <w:r w:rsidRPr="00C872EC">
              <w:rPr>
                <w:rStyle w:val="Hyperlink"/>
                <w:noProof/>
              </w:rPr>
              <w:instrText xml:space="preserve"> </w:instrText>
            </w:r>
            <w:r w:rsidRPr="00C872EC">
              <w:rPr>
                <w:rStyle w:val="Hyperlink"/>
                <w:noProof/>
              </w:rPr>
              <w:fldChar w:fldCharType="separate"/>
            </w:r>
            <w:r w:rsidRPr="00C872EC">
              <w:rPr>
                <w:rStyle w:val="Hyperlink"/>
                <w:noProof/>
              </w:rPr>
              <w:t>7.</w:t>
            </w:r>
            <w:r>
              <w:rPr>
                <w:rFonts w:eastAsiaTheme="minorEastAsia"/>
                <w:noProof/>
                <w:lang w:eastAsia="pt-BR"/>
              </w:rPr>
              <w:tab/>
            </w:r>
            <w:r w:rsidRPr="00C872EC">
              <w:rPr>
                <w:rStyle w:val="Hyperlink"/>
                <w:noProof/>
              </w:rPr>
              <w:t>Documento de insumo</w:t>
            </w:r>
            <w:r>
              <w:rPr>
                <w:noProof/>
                <w:webHidden/>
              </w:rPr>
              <w:tab/>
            </w:r>
            <w:r>
              <w:rPr>
                <w:noProof/>
                <w:webHidden/>
              </w:rPr>
              <w:fldChar w:fldCharType="begin"/>
            </w:r>
            <w:r>
              <w:rPr>
                <w:noProof/>
                <w:webHidden/>
              </w:rPr>
              <w:instrText xml:space="preserve"> PAGEREF _Toc455762695 \h </w:instrText>
            </w:r>
          </w:ins>
          <w:r>
            <w:rPr>
              <w:noProof/>
              <w:webHidden/>
            </w:rPr>
          </w:r>
          <w:r>
            <w:rPr>
              <w:noProof/>
              <w:webHidden/>
            </w:rPr>
            <w:fldChar w:fldCharType="separate"/>
          </w:r>
          <w:ins w:id="280" w:author="Lucas Garcia Tomiyama" w:date="2016-07-08T17:35:00Z">
            <w:r>
              <w:rPr>
                <w:noProof/>
                <w:webHidden/>
              </w:rPr>
              <w:t>6</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81" w:author="Lucas Garcia Tomiyama" w:date="2016-07-08T17:35:00Z"/>
              <w:rFonts w:eastAsiaTheme="minorEastAsia"/>
              <w:noProof/>
              <w:lang w:eastAsia="pt-BR"/>
            </w:rPr>
          </w:pPr>
          <w:ins w:id="282"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"_Toc455762696"</w:instrText>
            </w:r>
            <w:r w:rsidRPr="00C872EC">
              <w:rPr>
                <w:rStyle w:val="Hyperlink"/>
                <w:noProof/>
              </w:rPr>
              <w:instrText xml:space="preserve"> </w:instrText>
            </w:r>
            <w:r w:rsidRPr="00C872EC">
              <w:rPr>
                <w:rStyle w:val="Hyperlink"/>
                <w:noProof/>
              </w:rPr>
              <w:fldChar w:fldCharType="separate"/>
            </w:r>
            <w:r w:rsidRPr="00C872EC">
              <w:rPr>
                <w:rStyle w:val="Hyperlink"/>
                <w:noProof/>
              </w:rPr>
              <w:t>7.1.</w:t>
            </w:r>
            <w:r>
              <w:rPr>
                <w:rFonts w:eastAsiaTheme="minorEastAsia"/>
                <w:noProof/>
                <w:lang w:eastAsia="pt-BR"/>
              </w:rPr>
              <w:tab/>
            </w:r>
            <w:r w:rsidRPr="00C872EC">
              <w:rPr>
                <w:rStyle w:val="Hyperlink"/>
                <w:noProof/>
              </w:rPr>
              <w:t>WSDL (Definição do serviço)</w:t>
            </w:r>
            <w:r>
              <w:rPr>
                <w:noProof/>
                <w:webHidden/>
              </w:rPr>
              <w:tab/>
            </w:r>
            <w:r>
              <w:rPr>
                <w:noProof/>
                <w:webHidden/>
              </w:rPr>
              <w:fldChar w:fldCharType="begin"/>
            </w:r>
            <w:r>
              <w:rPr>
                <w:noProof/>
                <w:webHidden/>
              </w:rPr>
              <w:instrText xml:space="preserve"> PAGEREF _Toc455762696 \h </w:instrText>
            </w:r>
          </w:ins>
          <w:r>
            <w:rPr>
              <w:noProof/>
              <w:webHidden/>
            </w:rPr>
          </w:r>
          <w:r>
            <w:rPr>
              <w:noProof/>
              <w:webHidden/>
            </w:rPr>
            <w:fldChar w:fldCharType="separate"/>
          </w:r>
          <w:ins w:id="283" w:author="Lucas Garcia Tomiyama" w:date="2016-07-08T17:35:00Z">
            <w:r>
              <w:rPr>
                <w:noProof/>
                <w:webHidden/>
              </w:rPr>
              <w:t>6</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84" w:author="Lucas Garcia Tomiyama" w:date="2016-07-08T17:35:00Z"/>
              <w:rFonts w:eastAsiaTheme="minorEastAsia"/>
              <w:noProof/>
              <w:lang w:eastAsia="pt-BR"/>
            </w:rPr>
          </w:pPr>
          <w:ins w:id="285"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"_Toc455762697"</w:instrText>
            </w:r>
            <w:r w:rsidRPr="00C872EC">
              <w:rPr>
                <w:rStyle w:val="Hyperlink"/>
                <w:noProof/>
              </w:rPr>
              <w:instrText xml:space="preserve"> </w:instrText>
            </w:r>
            <w:r w:rsidRPr="00C872EC">
              <w:rPr>
                <w:rStyle w:val="Hyperlink"/>
                <w:noProof/>
              </w:rPr>
              <w:fldChar w:fldCharType="separate"/>
            </w:r>
            <w:r w:rsidRPr="00C872EC">
              <w:rPr>
                <w:rStyle w:val="Hyperlink"/>
                <w:noProof/>
              </w:rPr>
              <w:t>7.2.</w:t>
            </w:r>
            <w:r>
              <w:rPr>
                <w:rFonts w:eastAsiaTheme="minorEastAsia"/>
                <w:noProof/>
                <w:lang w:eastAsia="pt-BR"/>
              </w:rPr>
              <w:tab/>
            </w:r>
            <w:r w:rsidRPr="00C872EC">
              <w:rPr>
                <w:rStyle w:val="Hyperlink"/>
                <w:noProof/>
              </w:rPr>
              <w:t>Operações</w:t>
            </w:r>
            <w:r>
              <w:rPr>
                <w:noProof/>
                <w:webHidden/>
              </w:rPr>
              <w:tab/>
            </w:r>
            <w:r>
              <w:rPr>
                <w:noProof/>
                <w:webHidden/>
              </w:rPr>
              <w:fldChar w:fldCharType="begin"/>
            </w:r>
            <w:r>
              <w:rPr>
                <w:noProof/>
                <w:webHidden/>
              </w:rPr>
              <w:instrText xml:space="preserve"> PAGEREF _Toc455762697 \h </w:instrText>
            </w:r>
          </w:ins>
          <w:r>
            <w:rPr>
              <w:noProof/>
              <w:webHidden/>
            </w:rPr>
          </w:r>
          <w:r>
            <w:rPr>
              <w:noProof/>
              <w:webHidden/>
            </w:rPr>
            <w:fldChar w:fldCharType="separate"/>
          </w:r>
          <w:ins w:id="286" w:author="Lucas Garcia Tomiyama" w:date="2016-07-08T17:35:00Z">
            <w:r>
              <w:rPr>
                <w:noProof/>
                <w:webHidden/>
              </w:rPr>
              <w:t>6</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287" w:author="Lucas Garcia Tomiyama" w:date="2016-07-08T17:35:00Z"/>
              <w:rFonts w:eastAsiaTheme="minorEastAsia"/>
              <w:noProof/>
              <w:lang w:eastAsia="pt-BR"/>
            </w:rPr>
          </w:pPr>
          <w:ins w:id="288"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"_Toc455762698"</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7.2.1.</w:t>
            </w:r>
            <w:r>
              <w:rPr>
                <w:rFonts w:eastAsiaTheme="minorEastAsia"/>
                <w:noProof/>
                <w:lang w:eastAsia="pt-BR"/>
              </w:rPr>
              <w:tab/>
            </w:r>
            <w:r w:rsidRPr="00C872EC">
              <w:rPr>
                <w:rStyle w:val="Hyperlink"/>
                <w:noProof/>
              </w:rPr>
              <w:t>Referências</w:t>
            </w:r>
            <w:r>
              <w:rPr>
                <w:noProof/>
                <w:webHidden/>
              </w:rPr>
              <w:tab/>
            </w:r>
            <w:r>
              <w:rPr>
                <w:noProof/>
                <w:webHidden/>
              </w:rPr>
              <w:fldChar w:fldCharType="begin"/>
            </w:r>
            <w:r>
              <w:rPr>
                <w:noProof/>
                <w:webHidden/>
              </w:rPr>
              <w:instrText xml:space="preserve"> PAGEREF _Toc455762698 \h </w:instrText>
            </w:r>
          </w:ins>
          <w:r>
            <w:rPr>
              <w:noProof/>
              <w:webHidden/>
            </w:rPr>
          </w:r>
          <w:r>
            <w:rPr>
              <w:noProof/>
              <w:webHidden/>
            </w:rPr>
            <w:fldChar w:fldCharType="separate"/>
          </w:r>
          <w:ins w:id="289" w:author="Lucas Garcia Tomiyama" w:date="2016-07-08T17:35:00Z">
            <w:r>
              <w:rPr>
                <w:noProof/>
                <w:webHidden/>
              </w:rPr>
              <w:t>7</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290" w:author="Lucas Garcia Tomiyama" w:date="2016-07-08T17:35:00Z"/>
              <w:rFonts w:eastAsiaTheme="minorEastAsia"/>
              <w:noProof/>
              <w:lang w:eastAsia="pt-BR"/>
            </w:rPr>
          </w:pPr>
          <w:ins w:id="291"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"_Toc455762699"</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7.2.2.</w:t>
            </w:r>
            <w:r>
              <w:rPr>
                <w:rFonts w:eastAsiaTheme="minorEastAsia"/>
                <w:noProof/>
                <w:lang w:eastAsia="pt-BR"/>
              </w:rPr>
              <w:tab/>
            </w:r>
            <w:r w:rsidRPr="00C872EC">
              <w:rPr>
                <w:rStyle w:val="Hyperlink"/>
                <w:noProof/>
              </w:rPr>
              <w:t>ComplexTypes</w:t>
            </w:r>
            <w:r>
              <w:rPr>
                <w:noProof/>
                <w:webHidden/>
              </w:rPr>
              <w:tab/>
            </w:r>
            <w:r>
              <w:rPr>
                <w:noProof/>
                <w:webHidden/>
              </w:rPr>
              <w:fldChar w:fldCharType="begin"/>
            </w:r>
            <w:r>
              <w:rPr>
                <w:noProof/>
                <w:webHidden/>
              </w:rPr>
              <w:instrText xml:space="preserve"> PAGEREF _Toc455762699 \h </w:instrText>
            </w:r>
          </w:ins>
          <w:r>
            <w:rPr>
              <w:noProof/>
              <w:webHidden/>
            </w:rPr>
          </w:r>
          <w:r>
            <w:rPr>
              <w:noProof/>
              <w:webHidden/>
            </w:rPr>
            <w:fldChar w:fldCharType="separate"/>
          </w:r>
          <w:ins w:id="292" w:author="Lucas Garcia Tomiyama" w:date="2016-07-08T17:35:00Z">
            <w:r>
              <w:rPr>
                <w:noProof/>
                <w:webHidden/>
              </w:rPr>
              <w:t>7</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293" w:author="Lucas Garcia Tomiyama" w:date="2016-07-08T17:35:00Z"/>
              <w:rFonts w:eastAsiaTheme="minorEastAsia"/>
              <w:noProof/>
              <w:lang w:eastAsia="pt-BR"/>
            </w:rPr>
          </w:pPr>
          <w:ins w:id="294"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"_Toc455762700"</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7.2.3.</w:t>
            </w:r>
            <w:r>
              <w:rPr>
                <w:rFonts w:eastAsiaTheme="minorEastAsia"/>
                <w:noProof/>
                <w:lang w:eastAsia="pt-BR"/>
              </w:rPr>
              <w:tab/>
            </w:r>
            <w:r w:rsidRPr="00C872EC">
              <w:rPr>
                <w:rStyle w:val="Hyperlink"/>
                <w:noProof/>
              </w:rPr>
              <w:t>Listas</w:t>
            </w:r>
            <w:r>
              <w:rPr>
                <w:noProof/>
                <w:webHidden/>
              </w:rPr>
              <w:tab/>
            </w:r>
            <w:r>
              <w:rPr>
                <w:noProof/>
                <w:webHidden/>
              </w:rPr>
              <w:fldChar w:fldCharType="begin"/>
            </w:r>
            <w:r>
              <w:rPr>
                <w:noProof/>
                <w:webHidden/>
              </w:rPr>
              <w:instrText xml:space="preserve"> PAGEREF _Toc455762700 \h </w:instrText>
            </w:r>
          </w:ins>
          <w:r>
            <w:rPr>
              <w:noProof/>
              <w:webHidden/>
            </w:rPr>
          </w:r>
          <w:r>
            <w:rPr>
              <w:noProof/>
              <w:webHidden/>
            </w:rPr>
            <w:fldChar w:fldCharType="separate"/>
          </w:r>
          <w:ins w:id="295" w:author="Lucas Garcia Tomiyama" w:date="2016-07-08T17:35:00Z">
            <w:r>
              <w:rPr>
                <w:noProof/>
                <w:webHidden/>
              </w:rPr>
              <w:t>7</w:t>
            </w:r>
            <w:r>
              <w:rPr>
                <w:noProof/>
                <w:webHidden/>
              </w:rPr>
              <w:fldChar w:fldCharType="end"/>
            </w:r>
            <w:r w:rsidRPr="00C872EC">
              <w:rPr>
                <w:rStyle w:val="Hyperlink"/>
                <w:noProof/>
              </w:rPr>
              <w:fldChar w:fldCharType="end"/>
            </w:r>
          </w:ins>
        </w:p>
        <w:p w:rsidR="00DB026C" w:rsidRDefault="00DB026C">
          <w:pPr>
            <w:pStyle w:val="Sumrio1"/>
            <w:rPr>
              <w:ins w:id="296" w:author="Lucas Garcia Tomiyama" w:date="2016-07-08T17:35:00Z"/>
              <w:rFonts w:eastAsiaTheme="minorEastAsia"/>
              <w:noProof/>
              <w:lang w:eastAsia="pt-BR"/>
            </w:rPr>
          </w:pPr>
          <w:ins w:id="297"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"_Toc455762701"</w:instrText>
            </w:r>
            <w:r w:rsidRPr="00C872EC">
              <w:rPr>
                <w:rStyle w:val="Hyperlink"/>
                <w:noProof/>
              </w:rPr>
              <w:instrText xml:space="preserve"> </w:instrText>
            </w:r>
            <w:r w:rsidRPr="00C872EC">
              <w:rPr>
                <w:rStyle w:val="Hyperlink"/>
                <w:noProof/>
              </w:rPr>
              <w:fldChar w:fldCharType="separate"/>
            </w:r>
            <w:r w:rsidRPr="00C872EC">
              <w:rPr>
                <w:rStyle w:val="Hyperlink"/>
                <w:noProof/>
              </w:rPr>
              <w:t>8.</w:t>
            </w:r>
            <w:r>
              <w:rPr>
                <w:rFonts w:eastAsiaTheme="minorEastAsia"/>
                <w:noProof/>
                <w:lang w:eastAsia="pt-BR"/>
              </w:rPr>
              <w:tab/>
            </w:r>
            <w:r w:rsidRPr="00C872EC">
              <w:rPr>
                <w:rStyle w:val="Hyperlink"/>
                <w:noProof/>
              </w:rPr>
              <w:t>Detalhamento das Funcionalidades</w:t>
            </w:r>
            <w:r>
              <w:rPr>
                <w:noProof/>
                <w:webHidden/>
              </w:rPr>
              <w:tab/>
            </w:r>
            <w:r>
              <w:rPr>
                <w:noProof/>
                <w:webHidden/>
              </w:rPr>
              <w:fldChar w:fldCharType="begin"/>
            </w:r>
            <w:r>
              <w:rPr>
                <w:noProof/>
                <w:webHidden/>
              </w:rPr>
              <w:instrText xml:space="preserve"> PAGEREF _Toc455762701 \h </w:instrText>
            </w:r>
          </w:ins>
          <w:r>
            <w:rPr>
              <w:noProof/>
              <w:webHidden/>
            </w:rPr>
          </w:r>
          <w:r>
            <w:rPr>
              <w:noProof/>
              <w:webHidden/>
            </w:rPr>
            <w:fldChar w:fldCharType="separate"/>
          </w:r>
          <w:ins w:id="298" w:author="Lucas Garcia Tomiyama" w:date="2016-07-08T17:35:00Z">
            <w:r>
              <w:rPr>
                <w:noProof/>
                <w:webHidden/>
              </w:rPr>
              <w:t>7</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299" w:author="Lucas Garcia Tomiyama" w:date="2016-07-08T17:35:00Z"/>
              <w:rFonts w:eastAsiaTheme="minorEastAsia"/>
              <w:noProof/>
              <w:lang w:eastAsia="pt-BR"/>
            </w:rPr>
          </w:pPr>
          <w:ins w:id="300"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"_Toc455762702"</w:instrText>
            </w:r>
            <w:r w:rsidRPr="00C872EC">
              <w:rPr>
                <w:rStyle w:val="Hyperlink"/>
                <w:noProof/>
              </w:rPr>
              <w:instrText xml:space="preserve"> </w:instrText>
            </w:r>
            <w:r w:rsidRPr="00C872EC">
              <w:rPr>
                <w:rStyle w:val="Hyperlink"/>
                <w:noProof/>
              </w:rPr>
              <w:fldChar w:fldCharType="separate"/>
            </w:r>
            <w:r w:rsidRPr="00C872EC">
              <w:rPr>
                <w:rStyle w:val="Hyperlink"/>
                <w:noProof/>
              </w:rPr>
              <w:t>8.1.</w:t>
            </w:r>
            <w:r>
              <w:rPr>
                <w:rFonts w:eastAsiaTheme="minorEastAsia"/>
                <w:noProof/>
                <w:lang w:eastAsia="pt-BR"/>
              </w:rPr>
              <w:tab/>
            </w:r>
            <w:r w:rsidRPr="00C872EC">
              <w:rPr>
                <w:rStyle w:val="Hyperlink"/>
                <w:noProof/>
              </w:rPr>
              <w:t>Gerador de contratos</w:t>
            </w:r>
            <w:r>
              <w:rPr>
                <w:noProof/>
                <w:webHidden/>
              </w:rPr>
              <w:tab/>
            </w:r>
            <w:r>
              <w:rPr>
                <w:noProof/>
                <w:webHidden/>
              </w:rPr>
              <w:fldChar w:fldCharType="begin"/>
            </w:r>
            <w:r>
              <w:rPr>
                <w:noProof/>
                <w:webHidden/>
              </w:rPr>
              <w:instrText xml:space="preserve"> PAGEREF _Toc455762702 \h </w:instrText>
            </w:r>
          </w:ins>
          <w:r>
            <w:rPr>
              <w:noProof/>
              <w:webHidden/>
            </w:rPr>
          </w:r>
          <w:r>
            <w:rPr>
              <w:noProof/>
              <w:webHidden/>
            </w:rPr>
            <w:fldChar w:fldCharType="separate"/>
          </w:r>
          <w:ins w:id="301" w:author="Lucas Garcia Tomiyama" w:date="2016-07-08T17:35:00Z">
            <w:r>
              <w:rPr>
                <w:noProof/>
                <w:webHidden/>
              </w:rPr>
              <w:t>7</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02" w:author="Lucas Garcia Tomiyama" w:date="2016-07-08T17:35:00Z"/>
              <w:rFonts w:eastAsiaTheme="minorEastAsia"/>
              <w:noProof/>
              <w:lang w:eastAsia="pt-BR"/>
            </w:rPr>
          </w:pPr>
          <w:ins w:id="303"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"_Toc455762703"</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8.1.1.</w:t>
            </w:r>
            <w:r>
              <w:rPr>
                <w:rFonts w:eastAsiaTheme="minorEastAsia"/>
                <w:noProof/>
                <w:lang w:eastAsia="pt-BR"/>
              </w:rPr>
              <w:tab/>
            </w:r>
            <w:r w:rsidRPr="00C872EC">
              <w:rPr>
                <w:rStyle w:val="Hyperlink"/>
                <w:noProof/>
              </w:rPr>
              <w:t>Finalidade</w:t>
            </w:r>
            <w:r>
              <w:rPr>
                <w:noProof/>
                <w:webHidden/>
              </w:rPr>
              <w:tab/>
            </w:r>
            <w:r>
              <w:rPr>
                <w:noProof/>
                <w:webHidden/>
              </w:rPr>
              <w:fldChar w:fldCharType="begin"/>
            </w:r>
            <w:r>
              <w:rPr>
                <w:noProof/>
                <w:webHidden/>
              </w:rPr>
              <w:instrText xml:space="preserve"> PAGEREF _Toc455762703 \h </w:instrText>
            </w:r>
          </w:ins>
          <w:r>
            <w:rPr>
              <w:noProof/>
              <w:webHidden/>
            </w:rPr>
          </w:r>
          <w:r>
            <w:rPr>
              <w:noProof/>
              <w:webHidden/>
            </w:rPr>
            <w:fldChar w:fldCharType="separate"/>
          </w:r>
          <w:ins w:id="304" w:author="Lucas Garcia Tomiyama" w:date="2016-07-08T17:35:00Z">
            <w:r>
              <w:rPr>
                <w:noProof/>
                <w:webHidden/>
              </w:rPr>
              <w:t>7</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05" w:author="Lucas Garcia Tomiyama" w:date="2016-07-08T17:35:00Z"/>
              <w:rFonts w:eastAsiaTheme="minorEastAsia"/>
              <w:noProof/>
              <w:lang w:eastAsia="pt-BR"/>
            </w:rPr>
          </w:pPr>
          <w:ins w:id="306"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"_Toc455762704"</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8.1.2.</w:t>
            </w:r>
            <w:r>
              <w:rPr>
                <w:rFonts w:eastAsiaTheme="minorEastAsia"/>
                <w:noProof/>
                <w:lang w:eastAsia="pt-BR"/>
              </w:rPr>
              <w:tab/>
            </w:r>
            <w:r w:rsidRPr="00C872EC">
              <w:rPr>
                <w:rStyle w:val="Hyperlink"/>
                <w:noProof/>
              </w:rPr>
              <w:t>Diagrama de sequencia</w:t>
            </w:r>
            <w:r>
              <w:rPr>
                <w:noProof/>
                <w:webHidden/>
              </w:rPr>
              <w:tab/>
            </w:r>
            <w:r>
              <w:rPr>
                <w:noProof/>
                <w:webHidden/>
              </w:rPr>
              <w:fldChar w:fldCharType="begin"/>
            </w:r>
            <w:r>
              <w:rPr>
                <w:noProof/>
                <w:webHidden/>
              </w:rPr>
              <w:instrText xml:space="preserve"> PAGEREF _Toc455762704 \h </w:instrText>
            </w:r>
          </w:ins>
          <w:r>
            <w:rPr>
              <w:noProof/>
              <w:webHidden/>
            </w:rPr>
          </w:r>
          <w:r>
            <w:rPr>
              <w:noProof/>
              <w:webHidden/>
            </w:rPr>
            <w:fldChar w:fldCharType="separate"/>
          </w:r>
          <w:ins w:id="307" w:author="Lucas Garcia Tomiyama" w:date="2016-07-08T17:35:00Z">
            <w:r>
              <w:rPr>
                <w:noProof/>
                <w:webHidden/>
              </w:rPr>
              <w:t>8</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08" w:author="Lucas Garcia Tomiyama" w:date="2016-07-08T17:35:00Z"/>
              <w:rFonts w:eastAsiaTheme="minorEastAsia"/>
              <w:noProof/>
              <w:lang w:eastAsia="pt-BR"/>
            </w:rPr>
          </w:pPr>
          <w:ins w:id="309"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"_Toc455762705"</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8.1.3.</w:t>
            </w:r>
            <w:r>
              <w:rPr>
                <w:rFonts w:eastAsiaTheme="minorEastAsia"/>
                <w:noProof/>
                <w:lang w:eastAsia="pt-BR"/>
              </w:rPr>
              <w:tab/>
            </w:r>
            <w:r w:rsidRPr="00C872EC">
              <w:rPr>
                <w:rStyle w:val="Hyperlink"/>
                <w:noProof/>
              </w:rPr>
              <w:t>Utilização</w:t>
            </w:r>
            <w:r>
              <w:rPr>
                <w:noProof/>
                <w:webHidden/>
              </w:rPr>
              <w:tab/>
            </w:r>
            <w:r>
              <w:rPr>
                <w:noProof/>
                <w:webHidden/>
              </w:rPr>
              <w:fldChar w:fldCharType="begin"/>
            </w:r>
            <w:r>
              <w:rPr>
                <w:noProof/>
                <w:webHidden/>
              </w:rPr>
              <w:instrText xml:space="preserve"> PAGEREF _Toc455762705 \h </w:instrText>
            </w:r>
          </w:ins>
          <w:r>
            <w:rPr>
              <w:noProof/>
              <w:webHidden/>
            </w:rPr>
          </w:r>
          <w:r>
            <w:rPr>
              <w:noProof/>
              <w:webHidden/>
            </w:rPr>
            <w:fldChar w:fldCharType="separate"/>
          </w:r>
          <w:ins w:id="310" w:author="Lucas Garcia Tomiyama" w:date="2016-07-08T17:35:00Z">
            <w:r>
              <w:rPr>
                <w:noProof/>
                <w:webHidden/>
              </w:rPr>
              <w:t>8</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311" w:author="Lucas Garcia Tomiyama" w:date="2016-07-08T17:35:00Z"/>
              <w:rFonts w:eastAsiaTheme="minorEastAsia"/>
              <w:noProof/>
              <w:lang w:eastAsia="pt-BR"/>
            </w:rPr>
          </w:pPr>
          <w:ins w:id="312"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"_Toc455762706"</w:instrText>
            </w:r>
            <w:r w:rsidRPr="00C872EC">
              <w:rPr>
                <w:rStyle w:val="Hyperlink"/>
                <w:noProof/>
              </w:rPr>
              <w:instrText xml:space="preserve"> </w:instrText>
            </w:r>
            <w:r w:rsidRPr="00C872EC">
              <w:rPr>
                <w:rStyle w:val="Hyperlink"/>
                <w:noProof/>
              </w:rPr>
              <w:fldChar w:fldCharType="separate"/>
            </w:r>
            <w:r w:rsidRPr="00C872EC">
              <w:rPr>
                <w:rStyle w:val="Hyperlink"/>
                <w:noProof/>
              </w:rPr>
              <w:t>8.2.</w:t>
            </w:r>
            <w:r>
              <w:rPr>
                <w:rFonts w:eastAsiaTheme="minorEastAsia"/>
                <w:noProof/>
                <w:lang w:eastAsia="pt-BR"/>
              </w:rPr>
              <w:tab/>
            </w:r>
            <w:r w:rsidRPr="00C872EC">
              <w:rPr>
                <w:rStyle w:val="Hyperlink"/>
                <w:noProof/>
              </w:rPr>
              <w:t>Gerador de Requests</w:t>
            </w:r>
            <w:r>
              <w:rPr>
                <w:noProof/>
                <w:webHidden/>
              </w:rPr>
              <w:tab/>
            </w:r>
            <w:r>
              <w:rPr>
                <w:noProof/>
                <w:webHidden/>
              </w:rPr>
              <w:fldChar w:fldCharType="begin"/>
            </w:r>
            <w:r>
              <w:rPr>
                <w:noProof/>
                <w:webHidden/>
              </w:rPr>
              <w:instrText xml:space="preserve"> PAGEREF _Toc455762706 \h </w:instrText>
            </w:r>
          </w:ins>
          <w:r>
            <w:rPr>
              <w:noProof/>
              <w:webHidden/>
            </w:rPr>
          </w:r>
          <w:r>
            <w:rPr>
              <w:noProof/>
              <w:webHidden/>
            </w:rPr>
            <w:fldChar w:fldCharType="separate"/>
          </w:r>
          <w:ins w:id="313"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14" w:author="Lucas Garcia Tomiyama" w:date="2016-07-08T17:35:00Z"/>
              <w:rFonts w:eastAsiaTheme="minorEastAsia"/>
              <w:noProof/>
              <w:lang w:eastAsia="pt-BR"/>
            </w:rPr>
          </w:pPr>
          <w:ins w:id="315"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"_Toc455762707"</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8.2.1.</w:t>
            </w:r>
            <w:r>
              <w:rPr>
                <w:rFonts w:eastAsiaTheme="minorEastAsia"/>
                <w:noProof/>
                <w:lang w:eastAsia="pt-BR"/>
              </w:rPr>
              <w:tab/>
            </w:r>
            <w:r w:rsidRPr="00C872EC">
              <w:rPr>
                <w:rStyle w:val="Hyperlink"/>
                <w:noProof/>
              </w:rPr>
              <w:t>Finalidade</w:t>
            </w:r>
            <w:r>
              <w:rPr>
                <w:noProof/>
                <w:webHidden/>
              </w:rPr>
              <w:tab/>
            </w:r>
            <w:r>
              <w:rPr>
                <w:noProof/>
                <w:webHidden/>
              </w:rPr>
              <w:fldChar w:fldCharType="begin"/>
            </w:r>
            <w:r>
              <w:rPr>
                <w:noProof/>
                <w:webHidden/>
              </w:rPr>
              <w:instrText xml:space="preserve"> PAGEREF _Toc455762707 \h </w:instrText>
            </w:r>
          </w:ins>
          <w:r>
            <w:rPr>
              <w:noProof/>
              <w:webHidden/>
            </w:rPr>
          </w:r>
          <w:r>
            <w:rPr>
              <w:noProof/>
              <w:webHidden/>
            </w:rPr>
            <w:fldChar w:fldCharType="separate"/>
          </w:r>
          <w:ins w:id="316"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17" w:author="Lucas Garcia Tomiyama" w:date="2016-07-08T17:35:00Z"/>
              <w:rFonts w:eastAsiaTheme="minorEastAsia"/>
              <w:noProof/>
              <w:lang w:eastAsia="pt-BR"/>
            </w:rPr>
          </w:pPr>
          <w:ins w:id="318"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"_Toc455762708"</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8.2.2.</w:t>
            </w:r>
            <w:r>
              <w:rPr>
                <w:rFonts w:eastAsiaTheme="minorEastAsia"/>
                <w:noProof/>
                <w:lang w:eastAsia="pt-BR"/>
              </w:rPr>
              <w:tab/>
            </w:r>
            <w:r w:rsidRPr="00C872EC">
              <w:rPr>
                <w:rStyle w:val="Hyperlink"/>
                <w:noProof/>
              </w:rPr>
              <w:t>Diagrama de sequencia</w:t>
            </w:r>
            <w:r>
              <w:rPr>
                <w:noProof/>
                <w:webHidden/>
              </w:rPr>
              <w:tab/>
            </w:r>
            <w:r>
              <w:rPr>
                <w:noProof/>
                <w:webHidden/>
              </w:rPr>
              <w:fldChar w:fldCharType="begin"/>
            </w:r>
            <w:r>
              <w:rPr>
                <w:noProof/>
                <w:webHidden/>
              </w:rPr>
              <w:instrText xml:space="preserve"> PAGEREF _Toc455762708 \h </w:instrText>
            </w:r>
          </w:ins>
          <w:r>
            <w:rPr>
              <w:noProof/>
              <w:webHidden/>
            </w:rPr>
          </w:r>
          <w:r>
            <w:rPr>
              <w:noProof/>
              <w:webHidden/>
            </w:rPr>
            <w:fldChar w:fldCharType="separate"/>
          </w:r>
          <w:ins w:id="319"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20" w:author="Lucas Garcia Tomiyama" w:date="2016-07-08T17:35:00Z"/>
              <w:rFonts w:eastAsiaTheme="minorEastAsia"/>
              <w:noProof/>
              <w:lang w:eastAsia="pt-BR"/>
            </w:rPr>
          </w:pPr>
          <w:ins w:id="321"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"_Toc455762709"</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8.2.3.</w:t>
            </w:r>
            <w:r>
              <w:rPr>
                <w:rFonts w:eastAsiaTheme="minorEastAsia"/>
                <w:noProof/>
                <w:lang w:eastAsia="pt-BR"/>
              </w:rPr>
              <w:tab/>
            </w:r>
            <w:r w:rsidRPr="00C872EC">
              <w:rPr>
                <w:rStyle w:val="Hyperlink"/>
                <w:noProof/>
              </w:rPr>
              <w:t>Utilização</w:t>
            </w:r>
            <w:r>
              <w:rPr>
                <w:noProof/>
                <w:webHidden/>
              </w:rPr>
              <w:tab/>
            </w:r>
            <w:r>
              <w:rPr>
                <w:noProof/>
                <w:webHidden/>
              </w:rPr>
              <w:fldChar w:fldCharType="begin"/>
            </w:r>
            <w:r>
              <w:rPr>
                <w:noProof/>
                <w:webHidden/>
              </w:rPr>
              <w:instrText xml:space="preserve"> PAGEREF _Toc455762709 \h </w:instrText>
            </w:r>
          </w:ins>
          <w:r>
            <w:rPr>
              <w:noProof/>
              <w:webHidden/>
            </w:rPr>
          </w:r>
          <w:r>
            <w:rPr>
              <w:noProof/>
              <w:webHidden/>
            </w:rPr>
            <w:fldChar w:fldCharType="separate"/>
          </w:r>
          <w:ins w:id="322"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323" w:author="Lucas Garcia Tomiyama" w:date="2016-07-08T17:35:00Z"/>
              <w:rFonts w:eastAsiaTheme="minorEastAsia"/>
              <w:noProof/>
              <w:lang w:eastAsia="pt-BR"/>
            </w:rPr>
          </w:pPr>
          <w:ins w:id="324"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"_Toc455762710"</w:instrText>
            </w:r>
            <w:r w:rsidRPr="00C872EC">
              <w:rPr>
                <w:rStyle w:val="Hyperlink"/>
                <w:noProof/>
              </w:rPr>
              <w:instrText xml:space="preserve"> </w:instrText>
            </w:r>
            <w:r w:rsidRPr="00C872EC">
              <w:rPr>
                <w:rStyle w:val="Hyperlink"/>
                <w:noProof/>
              </w:rPr>
              <w:fldChar w:fldCharType="separate"/>
            </w:r>
            <w:r w:rsidRPr="00C872EC">
              <w:rPr>
                <w:rStyle w:val="Hyperlink"/>
                <w:noProof/>
              </w:rPr>
              <w:t>8.3.</w:t>
            </w:r>
            <w:r>
              <w:rPr>
                <w:rFonts w:eastAsiaTheme="minorEastAsia"/>
                <w:noProof/>
                <w:lang w:eastAsia="pt-BR"/>
              </w:rPr>
              <w:tab/>
            </w:r>
            <w:r w:rsidRPr="00C872EC">
              <w:rPr>
                <w:rStyle w:val="Hyperlink"/>
                <w:noProof/>
              </w:rPr>
              <w:t>Controle de Referências</w:t>
            </w:r>
            <w:r>
              <w:rPr>
                <w:noProof/>
                <w:webHidden/>
              </w:rPr>
              <w:tab/>
            </w:r>
            <w:r>
              <w:rPr>
                <w:noProof/>
                <w:webHidden/>
              </w:rPr>
              <w:fldChar w:fldCharType="begin"/>
            </w:r>
            <w:r>
              <w:rPr>
                <w:noProof/>
                <w:webHidden/>
              </w:rPr>
              <w:instrText xml:space="preserve"> PAGEREF _Toc455762710 \h </w:instrText>
            </w:r>
          </w:ins>
          <w:r>
            <w:rPr>
              <w:noProof/>
              <w:webHidden/>
            </w:rPr>
          </w:r>
          <w:r>
            <w:rPr>
              <w:noProof/>
              <w:webHidden/>
            </w:rPr>
            <w:fldChar w:fldCharType="separate"/>
          </w:r>
          <w:ins w:id="325"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26" w:author="Lucas Garcia Tomiyama" w:date="2016-07-08T17:35:00Z"/>
              <w:rFonts w:eastAsiaTheme="minorEastAsia"/>
              <w:noProof/>
              <w:lang w:eastAsia="pt-BR"/>
            </w:rPr>
          </w:pPr>
          <w:ins w:id="327"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"_Toc455762711"</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8.3.1.</w:t>
            </w:r>
            <w:r>
              <w:rPr>
                <w:rFonts w:eastAsiaTheme="minorEastAsia"/>
                <w:noProof/>
                <w:lang w:eastAsia="pt-BR"/>
              </w:rPr>
              <w:tab/>
            </w:r>
            <w:r w:rsidRPr="00C872EC">
              <w:rPr>
                <w:rStyle w:val="Hyperlink"/>
                <w:noProof/>
              </w:rPr>
              <w:t>Finalidade</w:t>
            </w:r>
            <w:r>
              <w:rPr>
                <w:noProof/>
                <w:webHidden/>
              </w:rPr>
              <w:tab/>
            </w:r>
            <w:r>
              <w:rPr>
                <w:noProof/>
                <w:webHidden/>
              </w:rPr>
              <w:fldChar w:fldCharType="begin"/>
            </w:r>
            <w:r>
              <w:rPr>
                <w:noProof/>
                <w:webHidden/>
              </w:rPr>
              <w:instrText xml:space="preserve"> PAGEREF _Toc455762711 \h </w:instrText>
            </w:r>
          </w:ins>
          <w:r>
            <w:rPr>
              <w:noProof/>
              <w:webHidden/>
            </w:rPr>
          </w:r>
          <w:r>
            <w:rPr>
              <w:noProof/>
              <w:webHidden/>
            </w:rPr>
            <w:fldChar w:fldCharType="separate"/>
          </w:r>
          <w:ins w:id="328"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29" w:author="Lucas Garcia Tomiyama" w:date="2016-07-08T17:35:00Z"/>
              <w:rFonts w:eastAsiaTheme="minorEastAsia"/>
              <w:noProof/>
              <w:lang w:eastAsia="pt-BR"/>
            </w:rPr>
          </w:pPr>
          <w:ins w:id="330"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"_Toc455762712"</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8.3.2.</w:t>
            </w:r>
            <w:r>
              <w:rPr>
                <w:rFonts w:eastAsiaTheme="minorEastAsia"/>
                <w:noProof/>
                <w:lang w:eastAsia="pt-BR"/>
              </w:rPr>
              <w:tab/>
            </w:r>
            <w:r w:rsidRPr="00C872EC">
              <w:rPr>
                <w:rStyle w:val="Hyperlink"/>
                <w:noProof/>
              </w:rPr>
              <w:t>Diagrama de sequencia</w:t>
            </w:r>
            <w:r>
              <w:rPr>
                <w:noProof/>
                <w:webHidden/>
              </w:rPr>
              <w:tab/>
            </w:r>
            <w:r>
              <w:rPr>
                <w:noProof/>
                <w:webHidden/>
              </w:rPr>
              <w:fldChar w:fldCharType="begin"/>
            </w:r>
            <w:r>
              <w:rPr>
                <w:noProof/>
                <w:webHidden/>
              </w:rPr>
              <w:instrText xml:space="preserve"> PAGEREF _Toc455762712 \h </w:instrText>
            </w:r>
          </w:ins>
          <w:r>
            <w:rPr>
              <w:noProof/>
              <w:webHidden/>
            </w:rPr>
          </w:r>
          <w:r>
            <w:rPr>
              <w:noProof/>
              <w:webHidden/>
            </w:rPr>
            <w:fldChar w:fldCharType="separate"/>
          </w:r>
          <w:ins w:id="331"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32" w:author="Lucas Garcia Tomiyama" w:date="2016-07-08T17:35:00Z"/>
              <w:rFonts w:eastAsiaTheme="minorEastAsia"/>
              <w:noProof/>
              <w:lang w:eastAsia="pt-BR"/>
            </w:rPr>
          </w:pPr>
          <w:ins w:id="333" w:author="Lucas Garcia Tomiyama" w:date="2016-07-08T17:35:00Z">
            <w:r w:rsidRPr="00C872EC">
              <w:rPr>
                <w:rStyle w:val="Hyperlink"/>
                <w:noProof/>
              </w:rPr>
              <w:lastRenderedPageBreak/>
              <w:fldChar w:fldCharType="begin"/>
            </w:r>
            <w:r w:rsidRPr="00C872EC">
              <w:rPr>
                <w:rStyle w:val="Hyperlink"/>
                <w:noProof/>
              </w:rPr>
              <w:instrText xml:space="preserve"> </w:instrText>
            </w:r>
            <w:r>
              <w:rPr>
                <w:noProof/>
              </w:rPr>
              <w:instrText>HYPERLINK \l "_Toc455762713"</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8.3.3.</w:t>
            </w:r>
            <w:r>
              <w:rPr>
                <w:rFonts w:eastAsiaTheme="minorEastAsia"/>
                <w:noProof/>
                <w:lang w:eastAsia="pt-BR"/>
              </w:rPr>
              <w:tab/>
            </w:r>
            <w:r w:rsidRPr="00C872EC">
              <w:rPr>
                <w:rStyle w:val="Hyperlink"/>
                <w:noProof/>
              </w:rPr>
              <w:t>Utilização</w:t>
            </w:r>
            <w:r>
              <w:rPr>
                <w:noProof/>
                <w:webHidden/>
              </w:rPr>
              <w:tab/>
            </w:r>
            <w:r>
              <w:rPr>
                <w:noProof/>
                <w:webHidden/>
              </w:rPr>
              <w:fldChar w:fldCharType="begin"/>
            </w:r>
            <w:r>
              <w:rPr>
                <w:noProof/>
                <w:webHidden/>
              </w:rPr>
              <w:instrText xml:space="preserve"> PAGEREF _Toc455762713 \h </w:instrText>
            </w:r>
          </w:ins>
          <w:r>
            <w:rPr>
              <w:noProof/>
              <w:webHidden/>
            </w:rPr>
          </w:r>
          <w:r>
            <w:rPr>
              <w:noProof/>
              <w:webHidden/>
            </w:rPr>
            <w:fldChar w:fldCharType="separate"/>
          </w:r>
          <w:ins w:id="334"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2"/>
            <w:tabs>
              <w:tab w:val="left" w:pos="880"/>
              <w:tab w:val="right" w:leader="dot" w:pos="8494"/>
            </w:tabs>
            <w:rPr>
              <w:ins w:id="335" w:author="Lucas Garcia Tomiyama" w:date="2016-07-08T17:35:00Z"/>
              <w:rFonts w:eastAsiaTheme="minorEastAsia"/>
              <w:noProof/>
              <w:lang w:eastAsia="pt-BR"/>
            </w:rPr>
          </w:pPr>
          <w:ins w:id="336"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"_Toc455762714"</w:instrText>
            </w:r>
            <w:r w:rsidRPr="00C872EC">
              <w:rPr>
                <w:rStyle w:val="Hyperlink"/>
                <w:noProof/>
              </w:rPr>
              <w:instrText xml:space="preserve"> </w:instrText>
            </w:r>
            <w:r w:rsidRPr="00C872EC">
              <w:rPr>
                <w:rStyle w:val="Hyperlink"/>
                <w:noProof/>
              </w:rPr>
              <w:fldChar w:fldCharType="separate"/>
            </w:r>
            <w:r w:rsidRPr="00C872EC">
              <w:rPr>
                <w:rStyle w:val="Hyperlink"/>
                <w:noProof/>
              </w:rPr>
              <w:t>8.4.</w:t>
            </w:r>
            <w:r>
              <w:rPr>
                <w:rFonts w:eastAsiaTheme="minorEastAsia"/>
                <w:noProof/>
                <w:lang w:eastAsia="pt-BR"/>
              </w:rPr>
              <w:tab/>
            </w:r>
            <w:r w:rsidRPr="00C872EC">
              <w:rPr>
                <w:rStyle w:val="Hyperlink"/>
                <w:noProof/>
              </w:rPr>
              <w:t>Validação de contratos</w:t>
            </w:r>
            <w:r>
              <w:rPr>
                <w:noProof/>
                <w:webHidden/>
              </w:rPr>
              <w:tab/>
            </w:r>
            <w:r>
              <w:rPr>
                <w:noProof/>
                <w:webHidden/>
              </w:rPr>
              <w:fldChar w:fldCharType="begin"/>
            </w:r>
            <w:r>
              <w:rPr>
                <w:noProof/>
                <w:webHidden/>
              </w:rPr>
              <w:instrText xml:space="preserve"> PAGEREF _Toc455762714 \h </w:instrText>
            </w:r>
          </w:ins>
          <w:r>
            <w:rPr>
              <w:noProof/>
              <w:webHidden/>
            </w:rPr>
          </w:r>
          <w:r>
            <w:rPr>
              <w:noProof/>
              <w:webHidden/>
            </w:rPr>
            <w:fldChar w:fldCharType="separate"/>
          </w:r>
          <w:ins w:id="337"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38" w:author="Lucas Garcia Tomiyama" w:date="2016-07-08T17:35:00Z"/>
              <w:rFonts w:eastAsiaTheme="minorEastAsia"/>
              <w:noProof/>
              <w:lang w:eastAsia="pt-BR"/>
            </w:rPr>
          </w:pPr>
          <w:ins w:id="339"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"_Toc455762715"</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8.4.1.</w:t>
            </w:r>
            <w:r>
              <w:rPr>
                <w:rFonts w:eastAsiaTheme="minorEastAsia"/>
                <w:noProof/>
                <w:lang w:eastAsia="pt-BR"/>
              </w:rPr>
              <w:tab/>
            </w:r>
            <w:r w:rsidRPr="00C872EC">
              <w:rPr>
                <w:rStyle w:val="Hyperlink"/>
                <w:noProof/>
              </w:rPr>
              <w:t>Finalidade</w:t>
            </w:r>
            <w:r>
              <w:rPr>
                <w:noProof/>
                <w:webHidden/>
              </w:rPr>
              <w:tab/>
            </w:r>
            <w:r>
              <w:rPr>
                <w:noProof/>
                <w:webHidden/>
              </w:rPr>
              <w:fldChar w:fldCharType="begin"/>
            </w:r>
            <w:r>
              <w:rPr>
                <w:noProof/>
                <w:webHidden/>
              </w:rPr>
              <w:instrText xml:space="preserve"> PAGEREF _Toc455762715 \h </w:instrText>
            </w:r>
          </w:ins>
          <w:r>
            <w:rPr>
              <w:noProof/>
              <w:webHidden/>
            </w:rPr>
          </w:r>
          <w:r>
            <w:rPr>
              <w:noProof/>
              <w:webHidden/>
            </w:rPr>
            <w:fldChar w:fldCharType="separate"/>
          </w:r>
          <w:ins w:id="340" w:author="Lucas Garcia Tomiyama" w:date="2016-07-08T17:35:00Z">
            <w:r>
              <w:rPr>
                <w:noProof/>
                <w:webHidden/>
              </w:rPr>
              <w:t>11</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41" w:author="Lucas Garcia Tomiyama" w:date="2016-07-08T17:35:00Z"/>
              <w:rFonts w:eastAsiaTheme="minorEastAsia"/>
              <w:noProof/>
              <w:lang w:eastAsia="pt-BR"/>
            </w:rPr>
          </w:pPr>
          <w:ins w:id="342"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"_Toc455762716"</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8.4.2.</w:t>
            </w:r>
            <w:r>
              <w:rPr>
                <w:rFonts w:eastAsiaTheme="minorEastAsia"/>
                <w:noProof/>
                <w:lang w:eastAsia="pt-BR"/>
              </w:rPr>
              <w:tab/>
            </w:r>
            <w:r w:rsidRPr="00C872EC">
              <w:rPr>
                <w:rStyle w:val="Hyperlink"/>
                <w:noProof/>
              </w:rPr>
              <w:t>Diagrama de sequencia</w:t>
            </w:r>
            <w:r>
              <w:rPr>
                <w:noProof/>
                <w:webHidden/>
              </w:rPr>
              <w:tab/>
            </w:r>
            <w:r>
              <w:rPr>
                <w:noProof/>
                <w:webHidden/>
              </w:rPr>
              <w:fldChar w:fldCharType="begin"/>
            </w:r>
            <w:r>
              <w:rPr>
                <w:noProof/>
                <w:webHidden/>
              </w:rPr>
              <w:instrText xml:space="preserve"> PAGEREF _Toc455762716 \h </w:instrText>
            </w:r>
          </w:ins>
          <w:r>
            <w:rPr>
              <w:noProof/>
              <w:webHidden/>
            </w:rPr>
          </w:r>
          <w:r>
            <w:rPr>
              <w:noProof/>
              <w:webHidden/>
            </w:rPr>
            <w:fldChar w:fldCharType="separate"/>
          </w:r>
          <w:ins w:id="343" w:author="Lucas Garcia Tomiyama" w:date="2016-07-08T17:35:00Z">
            <w:r>
              <w:rPr>
                <w:noProof/>
                <w:webHidden/>
              </w:rPr>
              <w:t>12</w:t>
            </w:r>
            <w:r>
              <w:rPr>
                <w:noProof/>
                <w:webHidden/>
              </w:rPr>
              <w:fldChar w:fldCharType="end"/>
            </w:r>
            <w:r w:rsidRPr="00C872EC">
              <w:rPr>
                <w:rStyle w:val="Hyperlink"/>
                <w:noProof/>
              </w:rPr>
              <w:fldChar w:fldCharType="end"/>
            </w:r>
          </w:ins>
        </w:p>
        <w:p w:rsidR="00DB026C" w:rsidRDefault="00DB026C">
          <w:pPr>
            <w:pStyle w:val="Sumrio3"/>
            <w:tabs>
              <w:tab w:val="left" w:pos="1320"/>
              <w:tab w:val="right" w:leader="dot" w:pos="8494"/>
            </w:tabs>
            <w:rPr>
              <w:ins w:id="344" w:author="Lucas Garcia Tomiyama" w:date="2016-07-08T17:35:00Z"/>
              <w:rFonts w:eastAsiaTheme="minorEastAsia"/>
              <w:noProof/>
              <w:lang w:eastAsia="pt-BR"/>
            </w:rPr>
          </w:pPr>
          <w:ins w:id="345"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"_Toc455762717"</w:instrText>
            </w:r>
            <w:r w:rsidRPr="00C872EC">
              <w:rPr>
                <w:rStyle w:val="Hyperlink"/>
                <w:noProof/>
              </w:rPr>
              <w:instrText xml:space="preserve"> </w:instrText>
            </w:r>
            <w:r w:rsidRPr="00C872EC">
              <w:rPr>
                <w:rStyle w:val="Hyperlink"/>
                <w:noProof/>
              </w:rPr>
              <w:fldChar w:fldCharType="separate"/>
            </w:r>
            <w:r w:rsidRPr="00C872E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8.4.3.</w:t>
            </w:r>
            <w:r>
              <w:rPr>
                <w:rFonts w:eastAsiaTheme="minorEastAsia"/>
                <w:noProof/>
                <w:lang w:eastAsia="pt-BR"/>
              </w:rPr>
              <w:tab/>
            </w:r>
            <w:r w:rsidRPr="00C872EC">
              <w:rPr>
                <w:rStyle w:val="Hyperlink"/>
                <w:noProof/>
              </w:rPr>
              <w:t>Utilização</w:t>
            </w:r>
            <w:r>
              <w:rPr>
                <w:noProof/>
                <w:webHidden/>
              </w:rPr>
              <w:tab/>
            </w:r>
            <w:r>
              <w:rPr>
                <w:noProof/>
                <w:webHidden/>
              </w:rPr>
              <w:fldChar w:fldCharType="begin"/>
            </w:r>
            <w:r>
              <w:rPr>
                <w:noProof/>
                <w:webHidden/>
              </w:rPr>
              <w:instrText xml:space="preserve"> PAGEREF _Toc455762717 \h </w:instrText>
            </w:r>
          </w:ins>
          <w:r>
            <w:rPr>
              <w:noProof/>
              <w:webHidden/>
            </w:rPr>
          </w:r>
          <w:r>
            <w:rPr>
              <w:noProof/>
              <w:webHidden/>
            </w:rPr>
            <w:fldChar w:fldCharType="separate"/>
          </w:r>
          <w:ins w:id="346" w:author="Lucas Garcia Tomiyama" w:date="2016-07-08T17:35:00Z">
            <w:r>
              <w:rPr>
                <w:noProof/>
                <w:webHidden/>
              </w:rPr>
              <w:t>12</w:t>
            </w:r>
            <w:r>
              <w:rPr>
                <w:noProof/>
                <w:webHidden/>
              </w:rPr>
              <w:fldChar w:fldCharType="end"/>
            </w:r>
            <w:r w:rsidRPr="00C872EC">
              <w:rPr>
                <w:rStyle w:val="Hyperlink"/>
                <w:noProof/>
              </w:rPr>
              <w:fldChar w:fldCharType="end"/>
            </w:r>
          </w:ins>
        </w:p>
        <w:p w:rsidR="00DB026C" w:rsidRDefault="00DB026C">
          <w:pPr>
            <w:pStyle w:val="Sumrio1"/>
            <w:rPr>
              <w:ins w:id="347" w:author="Lucas Garcia Tomiyama" w:date="2016-07-08T17:35:00Z"/>
              <w:rFonts w:eastAsiaTheme="minorEastAsia"/>
              <w:noProof/>
              <w:lang w:eastAsia="pt-BR"/>
            </w:rPr>
          </w:pPr>
          <w:ins w:id="348"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"_Toc455762718"</w:instrText>
            </w:r>
            <w:r w:rsidRPr="00C872EC">
              <w:rPr>
                <w:rStyle w:val="Hyperlink"/>
                <w:noProof/>
              </w:rPr>
              <w:instrText xml:space="preserve"> </w:instrText>
            </w:r>
            <w:r w:rsidRPr="00C872EC">
              <w:rPr>
                <w:rStyle w:val="Hyperlink"/>
                <w:noProof/>
              </w:rPr>
              <w:fldChar w:fldCharType="separate"/>
            </w:r>
            <w:r w:rsidRPr="00C872EC">
              <w:rPr>
                <w:rStyle w:val="Hyperlink"/>
                <w:noProof/>
              </w:rPr>
              <w:t>9.</w:t>
            </w:r>
            <w:r>
              <w:rPr>
                <w:rFonts w:eastAsiaTheme="minorEastAsia"/>
                <w:noProof/>
                <w:lang w:eastAsia="pt-BR"/>
              </w:rPr>
              <w:tab/>
            </w:r>
            <w:r w:rsidRPr="00C872EC">
              <w:rPr>
                <w:rStyle w:val="Hyperlink"/>
                <w:noProof/>
              </w:rPr>
              <w:t>Modelagem e documentação</w:t>
            </w:r>
            <w:r>
              <w:rPr>
                <w:noProof/>
                <w:webHidden/>
              </w:rPr>
              <w:tab/>
            </w:r>
            <w:r>
              <w:rPr>
                <w:noProof/>
                <w:webHidden/>
              </w:rPr>
              <w:fldChar w:fldCharType="begin"/>
            </w:r>
            <w:r>
              <w:rPr>
                <w:noProof/>
                <w:webHidden/>
              </w:rPr>
              <w:instrText xml:space="preserve"> PAGEREF _Toc455762718 \h </w:instrText>
            </w:r>
          </w:ins>
          <w:r>
            <w:rPr>
              <w:noProof/>
              <w:webHidden/>
            </w:rPr>
          </w:r>
          <w:r>
            <w:rPr>
              <w:noProof/>
              <w:webHidden/>
            </w:rPr>
            <w:fldChar w:fldCharType="separate"/>
          </w:r>
          <w:ins w:id="349" w:author="Lucas Garcia Tomiyama" w:date="2016-07-08T17:35:00Z">
            <w:r>
              <w:rPr>
                <w:noProof/>
                <w:webHidden/>
              </w:rPr>
              <w:t>12</w:t>
            </w:r>
            <w:r>
              <w:rPr>
                <w:noProof/>
                <w:webHidden/>
              </w:rPr>
              <w:fldChar w:fldCharType="end"/>
            </w:r>
            <w:r w:rsidRPr="00C872EC">
              <w:rPr>
                <w:rStyle w:val="Hyperlink"/>
                <w:noProof/>
              </w:rPr>
              <w:fldChar w:fldCharType="end"/>
            </w:r>
          </w:ins>
        </w:p>
        <w:p w:rsidR="00DB026C" w:rsidRDefault="00DB026C">
          <w:pPr>
            <w:pStyle w:val="Sumrio1"/>
            <w:rPr>
              <w:ins w:id="350" w:author="Lucas Garcia Tomiyama" w:date="2016-07-08T17:35:00Z"/>
              <w:rFonts w:eastAsiaTheme="minorEastAsia"/>
              <w:noProof/>
              <w:lang w:eastAsia="pt-BR"/>
            </w:rPr>
          </w:pPr>
          <w:ins w:id="351"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"_Toc455762719"</w:instrText>
            </w:r>
            <w:r w:rsidRPr="00C872EC">
              <w:rPr>
                <w:rStyle w:val="Hyperlink"/>
                <w:noProof/>
              </w:rPr>
              <w:instrText xml:space="preserve"> </w:instrText>
            </w:r>
            <w:r w:rsidRPr="00C872EC">
              <w:rPr>
                <w:rStyle w:val="Hyperlink"/>
                <w:noProof/>
              </w:rPr>
              <w:fldChar w:fldCharType="separate"/>
            </w:r>
            <w:r w:rsidRPr="00C872EC">
              <w:rPr>
                <w:rStyle w:val="Hyperlink"/>
                <w:noProof/>
              </w:rPr>
              <w:t>10.</w:t>
            </w:r>
            <w:r>
              <w:rPr>
                <w:rFonts w:eastAsiaTheme="minorEastAsia"/>
                <w:noProof/>
                <w:lang w:eastAsia="pt-BR"/>
              </w:rPr>
              <w:tab/>
            </w:r>
            <w:r w:rsidRPr="00C872EC">
              <w:rPr>
                <w:rStyle w:val="Hyperlink"/>
                <w:noProof/>
              </w:rPr>
              <w:t>Riscos do projeto</w:t>
            </w:r>
            <w:r>
              <w:rPr>
                <w:noProof/>
                <w:webHidden/>
              </w:rPr>
              <w:tab/>
            </w:r>
            <w:r>
              <w:rPr>
                <w:noProof/>
                <w:webHidden/>
              </w:rPr>
              <w:fldChar w:fldCharType="begin"/>
            </w:r>
            <w:r>
              <w:rPr>
                <w:noProof/>
                <w:webHidden/>
              </w:rPr>
              <w:instrText xml:space="preserve"> PAGEREF _Toc455762719 \h </w:instrText>
            </w:r>
          </w:ins>
          <w:r>
            <w:rPr>
              <w:noProof/>
              <w:webHidden/>
            </w:rPr>
          </w:r>
          <w:r>
            <w:rPr>
              <w:noProof/>
              <w:webHidden/>
            </w:rPr>
            <w:fldChar w:fldCharType="separate"/>
          </w:r>
          <w:ins w:id="352" w:author="Lucas Garcia Tomiyama" w:date="2016-07-08T17:35:00Z">
            <w:r>
              <w:rPr>
                <w:noProof/>
                <w:webHidden/>
              </w:rPr>
              <w:t>12</w:t>
            </w:r>
            <w:r>
              <w:rPr>
                <w:noProof/>
                <w:webHidden/>
              </w:rPr>
              <w:fldChar w:fldCharType="end"/>
            </w:r>
            <w:r w:rsidRPr="00C872EC">
              <w:rPr>
                <w:rStyle w:val="Hyperlink"/>
                <w:noProof/>
              </w:rPr>
              <w:fldChar w:fldCharType="end"/>
            </w:r>
          </w:ins>
        </w:p>
        <w:p w:rsidR="00DB026C" w:rsidRDefault="00DB026C">
          <w:pPr>
            <w:pStyle w:val="Sumrio1"/>
            <w:rPr>
              <w:ins w:id="353" w:author="Lucas Garcia Tomiyama" w:date="2016-07-08T17:35:00Z"/>
              <w:rFonts w:eastAsiaTheme="minorEastAsia"/>
              <w:noProof/>
              <w:lang w:eastAsia="pt-BR"/>
            </w:rPr>
          </w:pPr>
          <w:ins w:id="354"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"_Toc455762720"</w:instrText>
            </w:r>
            <w:r w:rsidRPr="00C872EC">
              <w:rPr>
                <w:rStyle w:val="Hyperlink"/>
                <w:noProof/>
              </w:rPr>
              <w:instrText xml:space="preserve"> </w:instrText>
            </w:r>
            <w:r w:rsidRPr="00C872EC">
              <w:rPr>
                <w:rStyle w:val="Hyperlink"/>
                <w:noProof/>
              </w:rPr>
              <w:fldChar w:fldCharType="separate"/>
            </w:r>
            <w:r w:rsidRPr="00C872EC">
              <w:rPr>
                <w:rStyle w:val="Hyperlink"/>
                <w:noProof/>
              </w:rPr>
              <w:t>11.</w:t>
            </w:r>
            <w:r>
              <w:rPr>
                <w:rFonts w:eastAsiaTheme="minorEastAsia"/>
                <w:noProof/>
                <w:lang w:eastAsia="pt-BR"/>
              </w:rPr>
              <w:tab/>
            </w:r>
            <w:r w:rsidRPr="00C872EC">
              <w:rPr>
                <w:rStyle w:val="Hyperlink"/>
                <w:noProof/>
              </w:rPr>
              <w:t>Referências</w:t>
            </w:r>
            <w:r>
              <w:rPr>
                <w:noProof/>
                <w:webHidden/>
              </w:rPr>
              <w:tab/>
            </w:r>
            <w:r>
              <w:rPr>
                <w:noProof/>
                <w:webHidden/>
              </w:rPr>
              <w:fldChar w:fldCharType="begin"/>
            </w:r>
            <w:r>
              <w:rPr>
                <w:noProof/>
                <w:webHidden/>
              </w:rPr>
              <w:instrText xml:space="preserve"> PAGEREF _Toc455762720 \h </w:instrText>
            </w:r>
          </w:ins>
          <w:r>
            <w:rPr>
              <w:noProof/>
              <w:webHidden/>
            </w:rPr>
          </w:r>
          <w:r>
            <w:rPr>
              <w:noProof/>
              <w:webHidden/>
            </w:rPr>
            <w:fldChar w:fldCharType="separate"/>
          </w:r>
          <w:ins w:id="355" w:author="Lucas Garcia Tomiyama" w:date="2016-07-08T17:35:00Z">
            <w:r>
              <w:rPr>
                <w:noProof/>
                <w:webHidden/>
              </w:rPr>
              <w:t>12</w:t>
            </w:r>
            <w:r>
              <w:rPr>
                <w:noProof/>
                <w:webHidden/>
              </w:rPr>
              <w:fldChar w:fldCharType="end"/>
            </w:r>
            <w:r w:rsidRPr="00C872EC">
              <w:rPr>
                <w:rStyle w:val="Hyperlink"/>
                <w:noProof/>
              </w:rPr>
              <w:fldChar w:fldCharType="end"/>
            </w:r>
          </w:ins>
        </w:p>
        <w:p w:rsidR="00DB026C" w:rsidRDefault="00DB026C">
          <w:pPr>
            <w:pStyle w:val="Sumrio1"/>
            <w:rPr>
              <w:ins w:id="356" w:author="Lucas Garcia Tomiyama" w:date="2016-07-08T17:35:00Z"/>
              <w:rFonts w:eastAsiaTheme="minorEastAsia"/>
              <w:noProof/>
              <w:lang w:eastAsia="pt-BR"/>
            </w:rPr>
          </w:pPr>
          <w:ins w:id="357" w:author="Lucas Garcia Tomiyama" w:date="2016-07-08T17:35:00Z">
            <w:r w:rsidRPr="00C872EC">
              <w:rPr>
                <w:rStyle w:val="Hyperlink"/>
                <w:noProof/>
              </w:rPr>
              <w:fldChar w:fldCharType="begin"/>
            </w:r>
            <w:r w:rsidRPr="00C872EC">
              <w:rPr>
                <w:rStyle w:val="Hyperlink"/>
                <w:noProof/>
              </w:rPr>
              <w:instrText xml:space="preserve"> </w:instrText>
            </w:r>
            <w:r>
              <w:rPr>
                <w:noProof/>
              </w:rPr>
              <w:instrText>HYPERLINK \l "_Toc455762721"</w:instrText>
            </w:r>
            <w:r w:rsidRPr="00C872EC">
              <w:rPr>
                <w:rStyle w:val="Hyperlink"/>
                <w:noProof/>
              </w:rPr>
              <w:instrText xml:space="preserve"> </w:instrText>
            </w:r>
            <w:r w:rsidRPr="00C872EC">
              <w:rPr>
                <w:rStyle w:val="Hyperlink"/>
                <w:noProof/>
              </w:rPr>
              <w:fldChar w:fldCharType="separate"/>
            </w:r>
            <w:r w:rsidRPr="00C872EC">
              <w:rPr>
                <w:rStyle w:val="Hyperlink"/>
                <w:noProof/>
              </w:rPr>
              <w:t>12.</w:t>
            </w:r>
            <w:r>
              <w:rPr>
                <w:rFonts w:eastAsiaTheme="minorEastAsia"/>
                <w:noProof/>
                <w:lang w:eastAsia="pt-BR"/>
              </w:rPr>
              <w:tab/>
            </w:r>
            <w:r w:rsidRPr="00C872EC">
              <w:rPr>
                <w:rStyle w:val="Hyperlink"/>
                <w:noProof/>
              </w:rPr>
              <w:t>Anexos</w:t>
            </w:r>
            <w:r>
              <w:rPr>
                <w:noProof/>
                <w:webHidden/>
              </w:rPr>
              <w:tab/>
            </w:r>
            <w:r>
              <w:rPr>
                <w:noProof/>
                <w:webHidden/>
              </w:rPr>
              <w:fldChar w:fldCharType="begin"/>
            </w:r>
            <w:r>
              <w:rPr>
                <w:noProof/>
                <w:webHidden/>
              </w:rPr>
              <w:instrText xml:space="preserve"> PAGEREF _Toc455762721 \h </w:instrText>
            </w:r>
          </w:ins>
          <w:r>
            <w:rPr>
              <w:noProof/>
              <w:webHidden/>
            </w:rPr>
          </w:r>
          <w:r>
            <w:rPr>
              <w:noProof/>
              <w:webHidden/>
            </w:rPr>
            <w:fldChar w:fldCharType="separate"/>
          </w:r>
          <w:ins w:id="358" w:author="Lucas Garcia Tomiyama" w:date="2016-07-08T17:35:00Z">
            <w:r>
              <w:rPr>
                <w:noProof/>
                <w:webHidden/>
              </w:rPr>
              <w:t>12</w:t>
            </w:r>
            <w:r>
              <w:rPr>
                <w:noProof/>
                <w:webHidden/>
              </w:rPr>
              <w:fldChar w:fldCharType="end"/>
            </w:r>
            <w:r w:rsidRPr="00C872EC">
              <w:rPr>
                <w:rStyle w:val="Hyperlink"/>
                <w:noProof/>
              </w:rPr>
              <w:fldChar w:fldCharType="end"/>
            </w:r>
          </w:ins>
        </w:p>
        <w:p w:rsidR="000D69E1" w:rsidRPr="00EE16BB" w:rsidRDefault="000D69E1">
          <w:pPr>
            <w:rPr>
              <w:ins w:id="359" w:author="Lucas Garcia Tomiyama" w:date="2016-07-04T15:20:00Z"/>
            </w:rPr>
          </w:pPr>
          <w:del w:id="360" w:author="Lucas Garcia Tomiyama" w:date="2016-07-04T15:32:00Z">
            <w:r w:rsidRPr="00EE16BB" w:rsidDel="00EE16BB">
              <w:rPr>
                <w:b/>
                <w:bCs/>
                <w:noProof/>
              </w:rPr>
              <w:delText>Nenhuma entrada de sumário foi encontrada.</w:delText>
            </w:r>
          </w:del>
          <w:ins w:id="361" w:author="Lucas Garcia Tomiyama" w:date="2016-07-04T15:20:00Z">
            <w:r w:rsidRPr="00093E72">
              <w:rPr>
                <w:b/>
                <w:bCs/>
              </w:rPr>
              <w:fldChar w:fldCharType="end"/>
            </w:r>
          </w:ins>
        </w:p>
        <w:customXmlInsRangeStart w:id="362" w:author="Lucas Garcia Tomiyama" w:date="2016-07-04T15:20:00Z"/>
      </w:sdtContent>
    </w:sdt>
    <w:customXmlInsRangeEnd w:id="362"/>
    <w:p w:rsidR="000D69E1" w:rsidRPr="00EE16BB" w:rsidRDefault="000D69E1">
      <w:pPr>
        <w:rPr>
          <w:ins w:id="363" w:author="Lucas Garcia Tomiyama" w:date="2016-07-04T15:23:00Z"/>
        </w:rPr>
      </w:pPr>
      <w:ins w:id="364" w:author="Lucas Garcia Tomiyama" w:date="2016-07-04T15:23:00Z">
        <w:r w:rsidRPr="00EE16BB">
          <w:br w:type="page"/>
        </w:r>
      </w:ins>
    </w:p>
    <w:p w:rsidR="0041143D" w:rsidRDefault="000D69E1">
      <w:pPr>
        <w:pStyle w:val="Ttulo1"/>
        <w:rPr>
          <w:ins w:id="365" w:author="Lucas Garcia Tomiyama" w:date="2016-07-08T10:49:00Z"/>
        </w:rPr>
        <w:pPrChange w:id="366" w:author="Lucas Garcia Tomiyama" w:date="2016-07-06T11:17:00Z">
          <w:pPr/>
        </w:pPrChange>
      </w:pPr>
      <w:bookmarkStart w:id="367" w:name="_Toc455762681"/>
      <w:ins w:id="368" w:author="Lucas Garcia Tomiyama" w:date="2016-07-04T15:23:00Z">
        <w:r w:rsidRPr="003403B1">
          <w:rPr>
            <w:rPrChange w:id="369" w:author="Lucas Garcia Tomiyama" w:date="2016-07-04T17:25:00Z">
              <w:rPr>
                <w:sz w:val="28"/>
              </w:rPr>
            </w:rPrChange>
          </w:rPr>
          <w:lastRenderedPageBreak/>
          <w:t>Introdução</w:t>
        </w:r>
      </w:ins>
      <w:bookmarkEnd w:id="367"/>
    </w:p>
    <w:p w:rsidR="004F12F1" w:rsidRPr="00F51CD0" w:rsidRDefault="00C82323">
      <w:pPr>
        <w:rPr>
          <w:ins w:id="370" w:author="Lucas Garcia Tomiyama" w:date="2016-07-11T12:21:00Z"/>
          <w:rPrChange w:id="371" w:author="Lucas Garcia Tomiyama" w:date="2016-07-11T12:23:00Z">
            <w:rPr>
              <w:ins w:id="372" w:author="Lucas Garcia Tomiyama" w:date="2016-07-11T12:21:00Z"/>
              <w:color w:val="FF0000"/>
            </w:rPr>
          </w:rPrChange>
        </w:rPr>
      </w:pPr>
      <w:ins w:id="373" w:author="Lucas Garcia Tomiyama" w:date="2016-07-11T12:14:00Z">
        <w:r w:rsidRPr="00F51CD0">
          <w:rPr>
            <w:rPrChange w:id="374" w:author="Lucas Garcia Tomiyama" w:date="2016-07-11T12:23:00Z">
              <w:rPr>
                <w:color w:val="FF0000"/>
              </w:rPr>
            </w:rPrChange>
          </w:rPr>
          <w:t>A iniciativa da criação dessa ferramenta foi motivada por dificuldades encontradas em projetos de integraç</w:t>
        </w:r>
      </w:ins>
      <w:ins w:id="375" w:author="Lucas Garcia Tomiyama" w:date="2016-07-11T12:15:00Z">
        <w:r w:rsidRPr="00F51CD0">
          <w:rPr>
            <w:rPrChange w:id="376" w:author="Lucas Garcia Tomiyama" w:date="2016-07-11T12:23:00Z">
              <w:rPr>
                <w:color w:val="FF0000"/>
              </w:rPr>
            </w:rPrChange>
          </w:rPr>
          <w:t xml:space="preserve">ão de softwares através de SOA.  O objetivo </w:t>
        </w:r>
      </w:ins>
      <w:ins w:id="377" w:author="Lucas Garcia Tomiyama" w:date="2016-07-11T12:16:00Z">
        <w:r w:rsidRPr="00F51CD0">
          <w:rPr>
            <w:rPrChange w:id="378" w:author="Lucas Garcia Tomiyama" w:date="2016-07-11T12:23:00Z">
              <w:rPr>
                <w:color w:val="FF0000"/>
              </w:rPr>
            </w:rPrChange>
          </w:rPr>
          <w:t>é criar um software que reúna diversas ferramentas que facilitem o dia a dia dos desenvolvedores e analistas de integração, ferramentas essas que facilitem a construç</w:t>
        </w:r>
      </w:ins>
      <w:ins w:id="379" w:author="Lucas Garcia Tomiyama" w:date="2016-07-11T12:17:00Z">
        <w:r w:rsidRPr="00F51CD0">
          <w:rPr>
            <w:rPrChange w:id="380" w:author="Lucas Garcia Tomiyama" w:date="2016-07-11T12:23:00Z">
              <w:rPr>
                <w:color w:val="FF0000"/>
              </w:rPr>
            </w:rPrChange>
          </w:rPr>
          <w:t>ão de contratos de exposição/integração</w:t>
        </w:r>
        <w:r w:rsidR="00F51CD0" w:rsidRPr="00F51CD0">
          <w:rPr>
            <w:rPrChange w:id="381" w:author="Lucas Garcia Tomiyama" w:date="2016-07-11T12:23:00Z">
              <w:rPr>
                <w:color w:val="FF0000"/>
              </w:rPr>
            </w:rPrChange>
          </w:rPr>
          <w:t xml:space="preserve">, controle de referencias </w:t>
        </w:r>
      </w:ins>
      <w:ins w:id="382" w:author="Lucas Garcia Tomiyama" w:date="2016-07-11T12:18:00Z">
        <w:r w:rsidR="00F51CD0" w:rsidRPr="00F51CD0">
          <w:rPr>
            <w:rPrChange w:id="383" w:author="Lucas Garcia Tomiyama" w:date="2016-07-11T12:23:00Z">
              <w:rPr>
                <w:color w:val="FF0000"/>
              </w:rPr>
            </w:rPrChange>
          </w:rPr>
          <w:t xml:space="preserve">canônicas e testes de integridade </w:t>
        </w:r>
      </w:ins>
      <w:ins w:id="384" w:author="Lucas Garcia Tomiyama" w:date="2016-07-11T12:19:00Z">
        <w:r w:rsidR="00F51CD0" w:rsidRPr="00F51CD0">
          <w:rPr>
            <w:rPrChange w:id="385" w:author="Lucas Garcia Tomiyama" w:date="2016-07-11T12:23:00Z">
              <w:rPr>
                <w:color w:val="FF0000"/>
              </w:rPr>
            </w:rPrChange>
          </w:rPr>
          <w:t>dos contratos.</w:t>
        </w:r>
      </w:ins>
    </w:p>
    <w:p w:rsidR="00F51CD0" w:rsidRDefault="00F51CD0">
      <w:pPr>
        <w:rPr>
          <w:ins w:id="386" w:author="Lucas Garcia Tomiyama" w:date="2016-07-11T12:26:00Z"/>
        </w:rPr>
      </w:pPr>
      <w:ins w:id="387" w:author="Lucas Garcia Tomiyama" w:date="2016-07-11T12:21:00Z">
        <w:r w:rsidRPr="00F51CD0">
          <w:rPr>
            <w:rPrChange w:id="388" w:author="Lucas Garcia Tomiyama" w:date="2016-07-11T12:23:00Z">
              <w:rPr>
                <w:color w:val="FF0000"/>
              </w:rPr>
            </w:rPrChange>
          </w:rPr>
          <w:t xml:space="preserve">Além de oferecer facilidade para os analistas e desenvolvedores, estima se que o tempo de </w:t>
        </w:r>
      </w:ins>
      <w:ins w:id="389" w:author="Lucas Garcia Tomiyama" w:date="2016-07-11T12:22:00Z">
        <w:r w:rsidRPr="00F51CD0">
          <w:rPr>
            <w:rPrChange w:id="390" w:author="Lucas Garcia Tomiyama" w:date="2016-07-11T12:23:00Z">
              <w:rPr>
                <w:color w:val="FF0000"/>
              </w:rPr>
            </w:rPrChange>
          </w:rPr>
          <w:t>desenvolvimento</w:t>
        </w:r>
      </w:ins>
      <w:ins w:id="391" w:author="Lucas Garcia Tomiyama" w:date="2016-07-11T12:21:00Z">
        <w:r w:rsidRPr="00F51CD0">
          <w:rPr>
            <w:rPrChange w:id="392" w:author="Lucas Garcia Tomiyama" w:date="2016-07-11T12:23:00Z">
              <w:rPr>
                <w:color w:val="FF0000"/>
              </w:rPr>
            </w:rPrChange>
          </w:rPr>
          <w:t xml:space="preserve"> </w:t>
        </w:r>
      </w:ins>
      <w:ins w:id="393" w:author="Lucas Garcia Tomiyama" w:date="2016-07-11T12:22:00Z">
        <w:r w:rsidRPr="00F51CD0">
          <w:rPr>
            <w:rPrChange w:id="394" w:author="Lucas Garcia Tomiyama" w:date="2016-07-11T12:23:00Z">
              <w:rPr>
                <w:color w:val="FF0000"/>
              </w:rPr>
            </w:rPrChange>
          </w:rPr>
          <w:t>diminua</w:t>
        </w:r>
      </w:ins>
      <w:ins w:id="395" w:author="Lucas Garcia Tomiyama" w:date="2016-07-11T12:21:00Z">
        <w:r w:rsidRPr="00F51CD0">
          <w:rPr>
            <w:rPrChange w:id="396" w:author="Lucas Garcia Tomiyama" w:date="2016-07-11T12:23:00Z">
              <w:rPr>
                <w:color w:val="FF0000"/>
              </w:rPr>
            </w:rPrChange>
          </w:rPr>
          <w:t xml:space="preserve">, bem como </w:t>
        </w:r>
      </w:ins>
      <w:ins w:id="397" w:author="Lucas Garcia Tomiyama" w:date="2016-07-11T12:22:00Z">
        <w:r w:rsidRPr="00F51CD0">
          <w:rPr>
            <w:rPrChange w:id="398" w:author="Lucas Garcia Tomiyama" w:date="2016-07-11T12:23:00Z">
              <w:rPr>
                <w:color w:val="FF0000"/>
              </w:rPr>
            </w:rPrChange>
          </w:rPr>
          <w:t>haja uma mitigaç</w:t>
        </w:r>
      </w:ins>
      <w:ins w:id="399" w:author="Lucas Garcia Tomiyama" w:date="2016-07-11T12:23:00Z">
        <w:r w:rsidRPr="00F51CD0">
          <w:rPr>
            <w:rPrChange w:id="400" w:author="Lucas Garcia Tomiyama" w:date="2016-07-11T12:23:00Z">
              <w:rPr>
                <w:color w:val="FF0000"/>
              </w:rPr>
            </w:rPrChange>
          </w:rPr>
          <w:t>ão nos riscos de erro humano.</w:t>
        </w:r>
      </w:ins>
    </w:p>
    <w:p w:rsidR="00D14A86" w:rsidRPr="00F51CD0" w:rsidRDefault="00D14A86">
      <w:pPr>
        <w:rPr>
          <w:ins w:id="401" w:author="Lucas Garcia Tomiyama" w:date="2016-07-05T14:48:00Z"/>
        </w:rPr>
      </w:pPr>
    </w:p>
    <w:p w:rsidR="002E117F" w:rsidRDefault="002E117F" w:rsidP="002E117F">
      <w:pPr>
        <w:pStyle w:val="Ttulo1"/>
        <w:rPr>
          <w:ins w:id="402" w:author="Lucas Garcia Tomiyama" w:date="2016-07-08T15:15:00Z"/>
        </w:rPr>
      </w:pPr>
      <w:bookmarkStart w:id="403" w:name="_Toc455762682"/>
      <w:ins w:id="404" w:author="Lucas Garcia Tomiyama" w:date="2016-07-08T15:15:00Z">
        <w:r w:rsidRPr="006908E7">
          <w:t xml:space="preserve">Visão e </w:t>
        </w:r>
        <w:r>
          <w:t>E</w:t>
        </w:r>
        <w:r w:rsidRPr="006908E7">
          <w:t>scopo</w:t>
        </w:r>
        <w:bookmarkEnd w:id="403"/>
      </w:ins>
    </w:p>
    <w:p w:rsidR="002E117F" w:rsidRPr="0096284B" w:rsidRDefault="002E117F" w:rsidP="002E117F">
      <w:pPr>
        <w:rPr>
          <w:ins w:id="405" w:author="Lucas Garcia Tomiyama" w:date="2016-07-08T15:15:00Z"/>
          <w:color w:val="FF0000"/>
        </w:rPr>
      </w:pPr>
      <w:ins w:id="406" w:author="Lucas Garcia Tomiyama" w:date="2016-07-08T15:15: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0D69E1" w:rsidRDefault="000D69E1">
      <w:pPr>
        <w:pStyle w:val="Ttulo1"/>
        <w:rPr>
          <w:ins w:id="407" w:author="Lucas Garcia Tomiyama" w:date="2016-07-05T14:51:00Z"/>
        </w:rPr>
        <w:pPrChange w:id="408" w:author="Lucas Garcia Tomiyama" w:date="2016-07-06T11:17:00Z">
          <w:pPr/>
        </w:pPrChange>
      </w:pPr>
      <w:bookmarkStart w:id="409" w:name="_Toc455762683"/>
      <w:ins w:id="410" w:author="Lucas Garcia Tomiyama" w:date="2016-07-04T15:24:00Z">
        <w:r w:rsidRPr="006908E7">
          <w:t>Tecnologia</w:t>
        </w:r>
      </w:ins>
      <w:ins w:id="411" w:author="Lucas Garcia Tomiyama" w:date="2016-07-05T10:38:00Z">
        <w:r w:rsidR="00CC6C73">
          <w:t>s Envolvidas</w:t>
        </w:r>
      </w:ins>
      <w:bookmarkEnd w:id="409"/>
    </w:p>
    <w:p w:rsidR="00122C7C" w:rsidRPr="009C3304" w:rsidRDefault="009C3304">
      <w:pPr>
        <w:rPr>
          <w:ins w:id="412" w:author="Lucas Garcia Tomiyama" w:date="2016-07-05T10:36:00Z"/>
          <w:color w:val="FF0000"/>
          <w:rPrChange w:id="413" w:author="Lucas Garcia Tomiyama" w:date="2016-07-08T10:51:00Z">
            <w:rPr>
              <w:ins w:id="414" w:author="Lucas Garcia Tomiyama" w:date="2016-07-05T10:36:00Z"/>
            </w:rPr>
          </w:rPrChange>
        </w:rPr>
      </w:pPr>
      <w:ins w:id="415" w:author="Lucas Garcia Tomiyama" w:date="2016-07-08T10:51: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CC6C73" w:rsidRDefault="00CC6C73">
      <w:pPr>
        <w:pStyle w:val="Ttulo1"/>
        <w:rPr>
          <w:ins w:id="416" w:author="Lucas Garcia Tomiyama" w:date="2016-07-05T14:51:00Z"/>
        </w:rPr>
      </w:pPr>
      <w:bookmarkStart w:id="417" w:name="_Toc455762684"/>
      <w:ins w:id="418" w:author="Lucas Garcia Tomiyama" w:date="2016-07-05T10:36:00Z">
        <w:r w:rsidRPr="00CF50BA">
          <w:t xml:space="preserve">Requisitos de </w:t>
        </w:r>
      </w:ins>
      <w:ins w:id="419" w:author="Lucas Garcia Tomiyama" w:date="2016-07-05T10:45:00Z">
        <w:r w:rsidR="00E52598">
          <w:t>S</w:t>
        </w:r>
      </w:ins>
      <w:ins w:id="420" w:author="Lucas Garcia Tomiyama" w:date="2016-07-05T10:36:00Z">
        <w:r w:rsidRPr="00CF50BA">
          <w:t>istema</w:t>
        </w:r>
      </w:ins>
      <w:bookmarkEnd w:id="417"/>
    </w:p>
    <w:p w:rsidR="00122C7C" w:rsidRDefault="00006F7A">
      <w:pPr>
        <w:pStyle w:val="Ttulo2"/>
        <w:rPr>
          <w:ins w:id="421" w:author="Lucas Garcia Tomiyama" w:date="2016-07-06T11:11:00Z"/>
        </w:rPr>
        <w:pPrChange w:id="422" w:author="Lucas Garcia Tomiyama" w:date="2016-07-06T15:40:00Z">
          <w:pPr>
            <w:pStyle w:val="Ttulo1"/>
          </w:pPr>
        </w:pPrChange>
      </w:pPr>
      <w:bookmarkStart w:id="423" w:name="_Toc455762685"/>
      <w:ins w:id="424" w:author="Lucas Garcia Tomiyama" w:date="2016-07-06T11:11:00Z">
        <w:r>
          <w:t>Hardware</w:t>
        </w:r>
        <w:bookmarkEnd w:id="423"/>
      </w:ins>
    </w:p>
    <w:p w:rsidR="00006F7A" w:rsidRDefault="00006F7A">
      <w:pPr>
        <w:pStyle w:val="SemEspaamento"/>
        <w:numPr>
          <w:ilvl w:val="0"/>
          <w:numId w:val="4"/>
        </w:numPr>
        <w:rPr>
          <w:ins w:id="425" w:author="Lucas Garcia Tomiyama" w:date="2016-07-06T11:11:00Z"/>
        </w:rPr>
        <w:pPrChange w:id="426" w:author="Lucas Garcia Tomiyama" w:date="2016-07-06T11:11:00Z">
          <w:pPr/>
        </w:pPrChange>
      </w:pPr>
      <w:ins w:id="427" w:author="Lucas Garcia Tomiyama" w:date="2016-07-06T11:11:00Z">
        <w:r>
          <w:t>Processador de 1 GHz ou mais rápido</w:t>
        </w:r>
      </w:ins>
    </w:p>
    <w:p w:rsidR="00006F7A" w:rsidRDefault="00006F7A">
      <w:pPr>
        <w:pStyle w:val="SemEspaamento"/>
        <w:numPr>
          <w:ilvl w:val="0"/>
          <w:numId w:val="4"/>
        </w:numPr>
        <w:rPr>
          <w:ins w:id="428" w:author="Lucas Garcia Tomiyama" w:date="2016-07-06T11:11:00Z"/>
        </w:rPr>
        <w:pPrChange w:id="429" w:author="Lucas Garcia Tomiyama" w:date="2016-07-06T11:11:00Z">
          <w:pPr/>
        </w:pPrChange>
      </w:pPr>
      <w:ins w:id="430" w:author="Lucas Garcia Tomiyama" w:date="2016-07-06T11:11:00Z">
        <w:r>
          <w:t>512 MB de RAM</w:t>
        </w:r>
      </w:ins>
    </w:p>
    <w:p w:rsidR="00006F7A" w:rsidRDefault="00006F7A">
      <w:pPr>
        <w:pStyle w:val="SemEspaamento"/>
        <w:numPr>
          <w:ilvl w:val="0"/>
          <w:numId w:val="4"/>
        </w:numPr>
        <w:rPr>
          <w:ins w:id="431" w:author="Lucas Garcia Tomiyama" w:date="2016-07-06T11:11:00Z"/>
        </w:rPr>
        <w:pPrChange w:id="432" w:author="Lucas Garcia Tomiyama" w:date="2016-07-06T11:11:00Z">
          <w:pPr/>
        </w:pPrChange>
      </w:pPr>
      <w:ins w:id="433" w:author="Lucas Garcia Tomiyama" w:date="2016-07-06T11:11:00Z">
        <w:r>
          <w:t>4,5 GB de espaço em disco disponível (x86)</w:t>
        </w:r>
      </w:ins>
    </w:p>
    <w:p w:rsidR="00006F7A" w:rsidRDefault="00006F7A">
      <w:pPr>
        <w:pStyle w:val="SemEspaamento"/>
        <w:numPr>
          <w:ilvl w:val="0"/>
          <w:numId w:val="4"/>
        </w:numPr>
        <w:rPr>
          <w:ins w:id="434" w:author="Lucas Garcia Tomiyama" w:date="2016-07-06T11:17:00Z"/>
        </w:rPr>
        <w:pPrChange w:id="435" w:author="Lucas Garcia Tomiyama" w:date="2016-07-06T11:12:00Z">
          <w:pPr>
            <w:pStyle w:val="Ttulo1"/>
          </w:pPr>
        </w:pPrChange>
      </w:pPr>
      <w:ins w:id="436" w:author="Lucas Garcia Tomiyama" w:date="2016-07-06T11:11:00Z">
        <w:r>
          <w:t>4,5 GB de espaço em disco disponível (x64)</w:t>
        </w:r>
      </w:ins>
      <w:ins w:id="437" w:author="Lucas Garcia Tomiyama" w:date="2016-07-06T11:34:00Z">
        <w:r w:rsidR="00DC4DCD">
          <w:br/>
        </w:r>
      </w:ins>
    </w:p>
    <w:p w:rsidR="00006F7A" w:rsidRDefault="00006F7A">
      <w:pPr>
        <w:pStyle w:val="Ttulo2"/>
        <w:rPr>
          <w:ins w:id="438" w:author="Lucas Garcia Tomiyama" w:date="2016-07-06T11:32:00Z"/>
        </w:rPr>
      </w:pPr>
      <w:bookmarkStart w:id="439" w:name="_Toc455762686"/>
      <w:ins w:id="440" w:author="Lucas Garcia Tomiyama" w:date="2016-07-06T11:12:00Z">
        <w:r>
          <w:t>Software</w:t>
        </w:r>
      </w:ins>
      <w:bookmarkEnd w:id="439"/>
    </w:p>
    <w:p w:rsidR="00DC4DCD" w:rsidRDefault="00DC4DCD">
      <w:pPr>
        <w:pStyle w:val="Ttulo3"/>
        <w:rPr>
          <w:ins w:id="441" w:author="Lucas Garcia Tomiyama" w:date="2016-07-06T11:12:00Z"/>
        </w:rPr>
        <w:pPrChange w:id="442" w:author="Lucas Garcia Tomiyama" w:date="2016-08-01T10:59:00Z">
          <w:pPr>
            <w:pStyle w:val="Ttulo2"/>
          </w:pPr>
        </w:pPrChange>
      </w:pPr>
      <w:bookmarkStart w:id="443" w:name="_Toc455762687"/>
      <w:ins w:id="444" w:author="Lucas Garcia Tomiyama" w:date="2016-07-06T11:33:00Z">
        <w:r w:rsidRPr="00DC4DCD">
          <w:t>Sistema operacional compatível</w:t>
        </w:r>
      </w:ins>
      <w:bookmarkEnd w:id="443"/>
    </w:p>
    <w:p w:rsidR="00006F7A" w:rsidRPr="006908E7" w:rsidRDefault="00006F7A">
      <w:pPr>
        <w:pStyle w:val="SemEspaamento"/>
        <w:numPr>
          <w:ilvl w:val="0"/>
          <w:numId w:val="5"/>
        </w:numPr>
        <w:ind w:left="709"/>
        <w:rPr>
          <w:ins w:id="445" w:author="Lucas Garcia Tomiyama" w:date="2016-07-06T11:33:00Z"/>
          <w:b/>
          <w:lang w:val="en-US"/>
          <w:rPrChange w:id="446" w:author="Lucas Garcia Tomiyama" w:date="2016-07-07T11:53:00Z">
            <w:rPr>
              <w:ins w:id="447" w:author="Lucas Garcia Tomiyama" w:date="2016-07-06T11:33:00Z"/>
              <w:b w:val="0"/>
              <w:lang w:val="en-US"/>
            </w:rPr>
          </w:rPrChange>
        </w:rPr>
        <w:pPrChange w:id="448" w:author="Lucas Garcia Tomiyama" w:date="2016-07-06T11:14:00Z">
          <w:pPr>
            <w:pStyle w:val="Ttulo1"/>
          </w:pPr>
        </w:pPrChange>
      </w:pPr>
      <w:ins w:id="449" w:author="Lucas Garcia Tomiyama" w:date="2016-07-06T11:13:00Z">
        <w:r w:rsidRPr="006908E7">
          <w:rPr>
            <w:lang w:val="en-US"/>
            <w:rPrChange w:id="450" w:author="Lucas Garcia Tomiyama" w:date="2016-07-07T11:53:00Z">
              <w:rPr>
                <w:b w:val="0"/>
                <w:bCs w:val="0"/>
              </w:rPr>
            </w:rPrChange>
          </w:rPr>
          <w:t>Windows 7 Service Pack 1; Windows 8; Windows 8.1; Windows Server 2008 R2 SP1; Windows Server 2008 Service Pack 2; Windows Server 2012; Windows Server 2012 R2; Windows Vista Service Pack 2</w:t>
        </w:r>
      </w:ins>
      <w:ins w:id="451" w:author="Lucas Garcia Tomiyama" w:date="2016-07-06T11:34:00Z">
        <w:r w:rsidR="00DC4DCD" w:rsidRPr="006908E7">
          <w:rPr>
            <w:lang w:val="en-US"/>
          </w:rPr>
          <w:br/>
        </w:r>
      </w:ins>
    </w:p>
    <w:p w:rsidR="00DC4DCD" w:rsidRDefault="00DC4DCD">
      <w:pPr>
        <w:pStyle w:val="Ttulo3"/>
        <w:rPr>
          <w:ins w:id="452" w:author="Lucas Garcia Tomiyama" w:date="2016-07-06T11:33:00Z"/>
        </w:rPr>
        <w:pPrChange w:id="453" w:author="Lucas Garcia Tomiyama" w:date="2016-08-01T10:59:00Z">
          <w:pPr>
            <w:pStyle w:val="SemEspaamento"/>
            <w:numPr>
              <w:numId w:val="5"/>
            </w:numPr>
            <w:ind w:left="709" w:hanging="360"/>
          </w:pPr>
        </w:pPrChange>
      </w:pPr>
      <w:bookmarkStart w:id="454" w:name="_Toc455762688"/>
      <w:ins w:id="455" w:author="Lucas Garcia Tomiyama" w:date="2016-07-06T11:33:00Z">
        <w:r w:rsidRPr="00DC4DCD">
          <w:rPr>
            <w:rPrChange w:id="456" w:author="Lucas Garcia Tomiyama" w:date="2016-07-06T11:34:00Z">
              <w:rPr>
                <w:b/>
                <w:bCs/>
                <w:lang w:val="en-US"/>
              </w:rPr>
            </w:rPrChange>
          </w:rPr>
          <w:t>Softwares necessários</w:t>
        </w:r>
        <w:bookmarkEnd w:id="454"/>
      </w:ins>
    </w:p>
    <w:p w:rsidR="00006F7A" w:rsidRPr="00DC4DCD" w:rsidRDefault="00006F7A">
      <w:pPr>
        <w:pStyle w:val="SemEspaamento"/>
        <w:numPr>
          <w:ilvl w:val="0"/>
          <w:numId w:val="5"/>
        </w:numPr>
        <w:ind w:left="709"/>
        <w:rPr>
          <w:ins w:id="457" w:author="Lucas Garcia Tomiyama" w:date="2016-07-06T11:15:00Z"/>
          <w:rPrChange w:id="458" w:author="Lucas Garcia Tomiyama" w:date="2016-07-06T11:34:00Z">
            <w:rPr>
              <w:ins w:id="459" w:author="Lucas Garcia Tomiyama" w:date="2016-07-06T11:15:00Z"/>
              <w:lang w:val="en-US"/>
            </w:rPr>
          </w:rPrChange>
        </w:rPr>
        <w:pPrChange w:id="460" w:author="Lucas Garcia Tomiyama" w:date="2016-07-06T11:14:00Z">
          <w:pPr>
            <w:pStyle w:val="Ttulo1"/>
          </w:pPr>
        </w:pPrChange>
      </w:pPr>
      <w:ins w:id="461" w:author="Lucas Garcia Tomiyama" w:date="2016-07-06T11:14:00Z">
        <w:r w:rsidRPr="00DC4DCD">
          <w:rPr>
            <w:rPrChange w:id="462" w:author="Lucas Garcia Tomiyama" w:date="2016-07-06T11:34:00Z">
              <w:rPr>
                <w:bCs w:val="0"/>
                <w:lang w:val="en-US"/>
              </w:rPr>
            </w:rPrChange>
          </w:rPr>
          <w:t>.Net Framework</w:t>
        </w:r>
      </w:ins>
      <w:ins w:id="463" w:author="Lucas Garcia Tomiyama" w:date="2016-07-06T11:15:00Z">
        <w:r w:rsidRPr="00DC4DCD">
          <w:rPr>
            <w:rPrChange w:id="464" w:author="Lucas Garcia Tomiyama" w:date="2016-07-06T11:34:00Z">
              <w:rPr>
                <w:b w:val="0"/>
                <w:bCs w:val="0"/>
                <w:lang w:val="en-US"/>
              </w:rPr>
            </w:rPrChange>
          </w:rPr>
          <w:t xml:space="preserve"> 4.5.2</w:t>
        </w:r>
      </w:ins>
      <w:ins w:id="465" w:author="Lucas Garcia Tomiyama" w:date="2016-07-06T11:19:00Z">
        <w:r w:rsidR="00DE3D02" w:rsidRPr="00DC4DCD">
          <w:rPr>
            <w:rPrChange w:id="466" w:author="Lucas Garcia Tomiyama" w:date="2016-07-06T11:34:00Z">
              <w:rPr>
                <w:b w:val="0"/>
                <w:bCs w:val="0"/>
                <w:lang w:val="en-US"/>
              </w:rPr>
            </w:rPrChange>
          </w:rPr>
          <w:t xml:space="preserve"> (</w:t>
        </w:r>
        <w:r w:rsidR="00856F1F" w:rsidRPr="00DC4DCD">
          <w:rPr>
            <w:rPrChange w:id="467" w:author="Lucas Garcia Tomiyama" w:date="2016-07-06T11:34:00Z">
              <w:rPr>
                <w:b w:val="0"/>
                <w:bCs w:val="0"/>
                <w:lang w:val="en-US"/>
              </w:rPr>
            </w:rPrChange>
          </w:rPr>
          <w:t>ou superior</w:t>
        </w:r>
        <w:r w:rsidR="00DE3D02" w:rsidRPr="00DC4DCD">
          <w:rPr>
            <w:rPrChange w:id="468" w:author="Lucas Garcia Tomiyama" w:date="2016-07-06T11:34:00Z">
              <w:rPr>
                <w:b w:val="0"/>
                <w:bCs w:val="0"/>
                <w:lang w:val="en-US"/>
              </w:rPr>
            </w:rPrChange>
          </w:rPr>
          <w:t>)</w:t>
        </w:r>
      </w:ins>
    </w:p>
    <w:p w:rsidR="00006F7A" w:rsidRPr="006908E7" w:rsidRDefault="00006F7A">
      <w:pPr>
        <w:pStyle w:val="SemEspaamento"/>
        <w:numPr>
          <w:ilvl w:val="0"/>
          <w:numId w:val="5"/>
        </w:numPr>
        <w:ind w:left="709"/>
        <w:rPr>
          <w:ins w:id="469" w:author="Lucas Garcia Tomiyama" w:date="2016-07-05T10:37:00Z"/>
        </w:rPr>
        <w:pPrChange w:id="470" w:author="Lucas Garcia Tomiyama" w:date="2016-07-06T11:33:00Z">
          <w:pPr>
            <w:pStyle w:val="Ttulo1"/>
          </w:pPr>
        </w:pPrChange>
      </w:pPr>
      <w:ins w:id="471" w:author="Lucas Garcia Tomiyama" w:date="2016-07-06T11:15:00Z">
        <w:r w:rsidRPr="00856F1F">
          <w:rPr>
            <w:rPrChange w:id="472" w:author="Lucas Garcia Tomiyama" w:date="2016-07-06T11:19:00Z">
              <w:rPr>
                <w:b w:val="0"/>
                <w:bCs w:val="0"/>
                <w:lang w:val="en-US"/>
              </w:rPr>
            </w:rPrChange>
          </w:rPr>
          <w:t>Pacote</w:t>
        </w:r>
        <w:r w:rsidRPr="00DC4DCD">
          <w:rPr>
            <w:rPrChange w:id="473" w:author="Lucas Garcia Tomiyama" w:date="2016-07-06T11:34:00Z">
              <w:rPr>
                <w:b w:val="0"/>
                <w:bCs w:val="0"/>
                <w:lang w:val="en-US"/>
              </w:rPr>
            </w:rPrChange>
          </w:rPr>
          <w:t xml:space="preserve"> Office</w:t>
        </w:r>
      </w:ins>
      <w:ins w:id="474" w:author="Lucas Garcia Tomiyama" w:date="2016-07-06T11:19:00Z">
        <w:r w:rsidR="00856F1F" w:rsidRPr="00DC4DCD">
          <w:rPr>
            <w:rPrChange w:id="475" w:author="Lucas Garcia Tomiyama" w:date="2016-07-06T11:34:00Z">
              <w:rPr>
                <w:b w:val="0"/>
                <w:bCs w:val="0"/>
                <w:lang w:val="en-US"/>
              </w:rPr>
            </w:rPrChange>
          </w:rPr>
          <w:t xml:space="preserve"> 2010</w:t>
        </w:r>
      </w:ins>
      <w:ins w:id="476" w:author="Lucas Garcia Tomiyama" w:date="2016-07-06T11:15:00Z">
        <w:r w:rsidRPr="00DC4DCD">
          <w:rPr>
            <w:rPrChange w:id="477" w:author="Lucas Garcia Tomiyama" w:date="2016-07-06T11:34:00Z">
              <w:rPr>
                <w:b w:val="0"/>
                <w:bCs w:val="0"/>
                <w:lang w:val="en-US"/>
              </w:rPr>
            </w:rPrChange>
          </w:rPr>
          <w:t xml:space="preserve"> (ou superior)</w:t>
        </w:r>
      </w:ins>
      <w:ins w:id="478" w:author="Lucas Garcia Tomiyama" w:date="2016-07-06T11:34:00Z">
        <w:r w:rsidR="00DC4DCD" w:rsidRPr="00DC4DCD">
          <w:rPr>
            <w:rPrChange w:id="479" w:author="Lucas Garcia Tomiyama" w:date="2016-07-06T11:34:00Z">
              <w:rPr>
                <w:b w:val="0"/>
                <w:bCs w:val="0"/>
                <w:lang w:val="en-US"/>
              </w:rPr>
            </w:rPrChange>
          </w:rPr>
          <w:br/>
        </w:r>
      </w:ins>
    </w:p>
    <w:p w:rsidR="00CC6C73" w:rsidRDefault="00CC6C73">
      <w:pPr>
        <w:pStyle w:val="Ttulo1"/>
        <w:rPr>
          <w:ins w:id="480" w:author="Lucas Garcia Tomiyama" w:date="2016-07-05T14:51:00Z"/>
        </w:rPr>
      </w:pPr>
      <w:bookmarkStart w:id="481" w:name="_Toc455762689"/>
      <w:ins w:id="482" w:author="Lucas Garcia Tomiyama" w:date="2016-07-05T10:37:00Z">
        <w:r w:rsidRPr="00CF50BA">
          <w:t>Instalação</w:t>
        </w:r>
      </w:ins>
      <w:bookmarkEnd w:id="481"/>
    </w:p>
    <w:p w:rsidR="00AA744A" w:rsidRDefault="00BD3156">
      <w:pPr>
        <w:rPr>
          <w:ins w:id="483" w:author="Lucas Garcia Tomiyama" w:date="2016-08-08T11:13:00Z"/>
        </w:rPr>
        <w:pPrChange w:id="484" w:author="Lucas Garcia Tomiyama" w:date="2016-07-07T14:24:00Z">
          <w:pPr>
            <w:pStyle w:val="Ttulo1"/>
          </w:pPr>
        </w:pPrChange>
      </w:pPr>
      <w:ins w:id="485" w:author="Lucas Garcia Tomiyama" w:date="2016-08-08T11:11:00Z">
        <w:r>
          <w:t>Utilize o instalador</w:t>
        </w:r>
      </w:ins>
      <w:ins w:id="486" w:author="Lucas Garcia Tomiyama" w:date="2016-08-08T11:13:00Z">
        <w:r>
          <w:t xml:space="preserve"> disponível no SVN no caminho a seguir:</w:t>
        </w:r>
      </w:ins>
    </w:p>
    <w:p w:rsidR="00BD3156" w:rsidRDefault="00BD3156">
      <w:pPr>
        <w:rPr>
          <w:ins w:id="487" w:author="Lucas Garcia Tomiyama" w:date="2016-08-08T11:13:00Z"/>
          <w:lang w:val="en-US"/>
        </w:rPr>
        <w:pPrChange w:id="488" w:author="Lucas Garcia Tomiyama" w:date="2016-07-07T14:24:00Z">
          <w:pPr>
            <w:pStyle w:val="Ttulo1"/>
          </w:pPr>
        </w:pPrChange>
      </w:pPr>
      <w:ins w:id="489" w:author="Lucas Garcia Tomiyama" w:date="2016-08-08T11:13:00Z">
        <w:r>
          <w:rPr>
            <w:lang w:val="en-US"/>
          </w:rPr>
          <w:fldChar w:fldCharType="begin"/>
        </w:r>
        <w:r>
          <w:rPr>
            <w:lang w:val="en-US"/>
          </w:rPr>
          <w:instrText xml:space="preserve"> HYPERLINK "</w:instrText>
        </w:r>
        <w:r w:rsidRPr="00BD3156">
          <w:rPr>
            <w:lang w:val="en-US"/>
            <w:rPrChange w:id="490" w:author="Lucas Garcia Tomiyama" w:date="2016-08-08T11:13:00Z">
              <w:rPr/>
            </w:rPrChange>
          </w:rPr>
          <w:instrText>https://quark.everis.com/svn/BEATRIX/trunk/tools/1. contract generator/FSI.Setup.Installer/Release/FSI.Setup.Installer.msi</w:instrText>
        </w:r>
        <w:r>
          <w:rPr>
            <w:lang w:val="en-US"/>
          </w:rPr>
          <w:instrText xml:space="preserve">" </w:instrText>
        </w:r>
        <w:r>
          <w:rPr>
            <w:lang w:val="en-US"/>
          </w:rPr>
          <w:fldChar w:fldCharType="separate"/>
        </w:r>
        <w:r w:rsidRPr="00BC1345">
          <w:rPr>
            <w:rStyle w:val="Hyperlink"/>
            <w:lang w:val="en-US"/>
            <w:rPrChange w:id="491" w:author="Lucas Garcia Tomiyama" w:date="2016-08-08T11:13:00Z">
              <w:rPr/>
            </w:rPrChange>
          </w:rPr>
          <w:t>https://quark.everis.com/svn/BEATRIX/trunk/tools/1. contract generator/</w:t>
        </w:r>
        <w:proofErr w:type="spellStart"/>
        <w:r w:rsidRPr="00BC1345">
          <w:rPr>
            <w:rStyle w:val="Hyperlink"/>
            <w:lang w:val="en-US"/>
            <w:rPrChange w:id="492" w:author="Lucas Garcia Tomiyama" w:date="2016-08-08T11:13:00Z">
              <w:rPr/>
            </w:rPrChange>
          </w:rPr>
          <w:t>FSI.Setup.Installer</w:t>
        </w:r>
        <w:proofErr w:type="spellEnd"/>
        <w:r w:rsidRPr="00BC1345">
          <w:rPr>
            <w:rStyle w:val="Hyperlink"/>
            <w:lang w:val="en-US"/>
            <w:rPrChange w:id="493" w:author="Lucas Garcia Tomiyama" w:date="2016-08-08T11:13:00Z">
              <w:rPr/>
            </w:rPrChange>
          </w:rPr>
          <w:t>/Release/FSI.Setup.Installer.msi</w:t>
        </w:r>
        <w:r>
          <w:rPr>
            <w:lang w:val="en-US"/>
          </w:rPr>
          <w:fldChar w:fldCharType="end"/>
        </w:r>
      </w:ins>
    </w:p>
    <w:p w:rsidR="005F2ABF" w:rsidRDefault="00BD3156" w:rsidP="00BD3156">
      <w:pPr>
        <w:pStyle w:val="Ttulo1"/>
        <w:rPr>
          <w:ins w:id="494" w:author="Lucas Garcia Tomiyama" w:date="2016-08-08T11:15:00Z"/>
          <w:lang w:val="en-US"/>
        </w:rPr>
        <w:pPrChange w:id="495" w:author="Lucas Garcia Tomiyama" w:date="2016-08-08T11:14:00Z">
          <w:pPr>
            <w:pStyle w:val="Ttulo1"/>
          </w:pPr>
        </w:pPrChange>
      </w:pPr>
      <w:ins w:id="496" w:author="Lucas Garcia Tomiyama" w:date="2016-08-08T11:15:00Z">
        <w:r w:rsidRPr="00BD3156">
          <w:rPr>
            <w:rPrChange w:id="497" w:author="Lucas Garcia Tomiyama" w:date="2016-08-08T11:15:00Z">
              <w:rPr>
                <w:lang w:val="en-US"/>
              </w:rPr>
            </w:rPrChange>
          </w:rPr>
          <w:t>Módulos</w:t>
        </w:r>
      </w:ins>
      <w:ins w:id="498" w:author="Lucas Garcia Tomiyama" w:date="2016-08-08T11:14:00Z">
        <w:r>
          <w:rPr>
            <w:lang w:val="en-US"/>
          </w:rPr>
          <w:t xml:space="preserve"> de </w:t>
        </w:r>
        <w:proofErr w:type="spellStart"/>
        <w:r>
          <w:rPr>
            <w:lang w:val="en-US"/>
          </w:rPr>
          <w:t>atualização</w:t>
        </w:r>
      </w:ins>
      <w:proofErr w:type="spellEnd"/>
    </w:p>
    <w:p w:rsidR="00BD3156" w:rsidRDefault="00BD3156" w:rsidP="00BD3156">
      <w:pPr>
        <w:pStyle w:val="Ttulo2"/>
        <w:rPr>
          <w:ins w:id="499" w:author="Lucas Garcia Tomiyama" w:date="2016-08-08T11:26:00Z"/>
          <w:lang w:val="en-US"/>
        </w:rPr>
        <w:pPrChange w:id="500" w:author="Lucas Garcia Tomiyama" w:date="2016-08-08T11:15:00Z">
          <w:pPr>
            <w:pStyle w:val="Ttulo1"/>
          </w:pPr>
        </w:pPrChange>
      </w:pPr>
      <w:proofErr w:type="spellStart"/>
      <w:ins w:id="501" w:author="Lucas Garcia Tomiyama" w:date="2016-08-08T11:15:00Z">
        <w:r>
          <w:rPr>
            <w:lang w:val="en-US"/>
          </w:rPr>
          <w:t>Atualizaç</w:t>
        </w:r>
      </w:ins>
      <w:ins w:id="502" w:author="Lucas Garcia Tomiyama" w:date="2016-08-08T11:16:00Z">
        <w:r>
          <w:rPr>
            <w:lang w:val="en-US"/>
          </w:rPr>
          <w:t>ão</w:t>
        </w:r>
        <w:proofErr w:type="spellEnd"/>
        <w:r>
          <w:rPr>
            <w:lang w:val="en-US"/>
          </w:rPr>
          <w:t xml:space="preserve"> do </w:t>
        </w:r>
        <w:proofErr w:type="spellStart"/>
        <w:r>
          <w:rPr>
            <w:lang w:val="en-US"/>
          </w:rPr>
          <w:t>atualizador</w:t>
        </w:r>
      </w:ins>
      <w:proofErr w:type="spellEnd"/>
    </w:p>
    <w:p w:rsidR="00BD3156" w:rsidRDefault="00BD3156" w:rsidP="00BD3156">
      <w:pPr>
        <w:rPr>
          <w:ins w:id="503" w:author="Lucas Garcia Tomiyama" w:date="2016-08-08T11:31:00Z"/>
        </w:rPr>
        <w:pPrChange w:id="504" w:author="Lucas Garcia Tomiyama" w:date="2016-08-08T11:26:00Z">
          <w:pPr>
            <w:pStyle w:val="Ttulo1"/>
          </w:pPr>
        </w:pPrChange>
      </w:pPr>
      <w:ins w:id="505" w:author="Lucas Garcia Tomiyama" w:date="2016-08-08T11:26:00Z">
        <w:r w:rsidRPr="00BD3156">
          <w:rPr>
            <w:rPrChange w:id="506" w:author="Lucas Garcia Tomiyama" w:date="2016-08-08T11:27:00Z">
              <w:rPr>
                <w:lang w:val="en-US"/>
              </w:rPr>
            </w:rPrChange>
          </w:rPr>
          <w:t xml:space="preserve">Para o funcionamento correto da ferramenta </w:t>
        </w:r>
      </w:ins>
      <w:ins w:id="507" w:author="Lucas Garcia Tomiyama" w:date="2016-08-08T11:27:00Z">
        <w:r>
          <w:t>é necessário que ela esteja sempre atualizada</w:t>
        </w:r>
        <w:r w:rsidR="00DD7A5E">
          <w:t>, e para tal é necessário que o atualiza</w:t>
        </w:r>
      </w:ins>
      <w:ins w:id="508" w:author="Lucas Garcia Tomiyama" w:date="2016-08-08T11:28:00Z">
        <w:r w:rsidR="00DD7A5E">
          <w:t>dor esteja sempre igualmente atualizado. Para tal o procedimento deve ser o seguinte:</w:t>
        </w:r>
      </w:ins>
    </w:p>
    <w:p w:rsidR="00DD7A5E" w:rsidRDefault="00DD7A5E" w:rsidP="00BD3156">
      <w:pPr>
        <w:rPr>
          <w:ins w:id="509" w:author="Lucas Garcia Tomiyama" w:date="2016-08-08T11:28:00Z"/>
        </w:rPr>
        <w:pPrChange w:id="510" w:author="Lucas Garcia Tomiyama" w:date="2016-08-08T11:26:00Z">
          <w:pPr>
            <w:pStyle w:val="Ttulo1"/>
          </w:pPr>
        </w:pPrChange>
      </w:pPr>
    </w:p>
    <w:p w:rsidR="00DD7A5E" w:rsidRDefault="00DD7A5E" w:rsidP="00BD3156">
      <w:pPr>
        <w:rPr>
          <w:ins w:id="511" w:author="Lucas Garcia Tomiyama" w:date="2016-08-08T11:31:00Z"/>
          <w:i/>
        </w:rPr>
        <w:pPrChange w:id="512" w:author="Lucas Garcia Tomiyama" w:date="2016-08-08T11:26:00Z">
          <w:pPr>
            <w:pStyle w:val="Ttulo1"/>
          </w:pPr>
        </w:pPrChange>
      </w:pPr>
      <w:ins w:id="513" w:author="Lucas Garcia Tomiyama" w:date="2016-08-08T11:29:00Z">
        <w:r>
          <w:t xml:space="preserve">Abra a aplicação, clique em </w:t>
        </w:r>
      </w:ins>
      <w:ins w:id="514" w:author="Lucas Garcia Tomiyama" w:date="2016-08-08T11:31:00Z">
        <w:r>
          <w:t>“</w:t>
        </w:r>
      </w:ins>
      <w:ins w:id="515" w:author="Lucas Garcia Tomiyama" w:date="2016-08-08T11:29:00Z">
        <w:r w:rsidRPr="00DD7A5E">
          <w:rPr>
            <w:i/>
            <w:rPrChange w:id="516" w:author="Lucas Garcia Tomiyama" w:date="2016-08-08T11:29:00Z">
              <w:rPr/>
            </w:rPrChange>
          </w:rPr>
          <w:t>Inicio</w:t>
        </w:r>
      </w:ins>
      <w:ins w:id="517" w:author="Lucas Garcia Tomiyama" w:date="2016-08-08T11:31:00Z">
        <w:r>
          <w:rPr>
            <w:i/>
          </w:rPr>
          <w:t>”</w:t>
        </w:r>
      </w:ins>
      <w:ins w:id="518" w:author="Lucas Garcia Tomiyama" w:date="2016-08-08T11:30:00Z">
        <w:r>
          <w:t xml:space="preserve"> </w:t>
        </w:r>
      </w:ins>
      <w:ins w:id="519" w:author="Lucas Garcia Tomiyama" w:date="2016-08-08T11:33:00Z">
        <w:r w:rsidRPr="00DD7A5E">
          <w:rPr>
            <w:i/>
            <w:rPrChange w:id="520" w:author="Lucas Garcia Tomiyama" w:date="2016-08-08T11:33:00Z">
              <w:rPr/>
            </w:rPrChange>
          </w:rPr>
          <w:t>(</w:t>
        </w:r>
        <w:proofErr w:type="spellStart"/>
        <w:r w:rsidRPr="00DD7A5E">
          <w:rPr>
            <w:i/>
            <w:rPrChange w:id="521" w:author="Lucas Garcia Tomiyama" w:date="2016-08-08T11:33:00Z">
              <w:rPr/>
            </w:rPrChange>
          </w:rPr>
          <w:t>Alt+I</w:t>
        </w:r>
        <w:proofErr w:type="spellEnd"/>
        <w:r w:rsidRPr="00DD7A5E">
          <w:rPr>
            <w:i/>
            <w:rPrChange w:id="522" w:author="Lucas Garcia Tomiyama" w:date="2016-08-08T11:33:00Z">
              <w:rPr/>
            </w:rPrChange>
          </w:rPr>
          <w:t>)</w:t>
        </w:r>
      </w:ins>
      <w:ins w:id="523" w:author="Lucas Garcia Tomiyama" w:date="2016-08-08T11:30:00Z">
        <w:r>
          <w:t>e em seguida clique em</w:t>
        </w:r>
      </w:ins>
      <w:ins w:id="524" w:author="Lucas Garcia Tomiyama" w:date="2016-08-08T11:31:00Z">
        <w:r>
          <w:t xml:space="preserve"> </w:t>
        </w:r>
        <w:r w:rsidRPr="00DD7A5E">
          <w:rPr>
            <w:i/>
            <w:rPrChange w:id="525" w:author="Lucas Garcia Tomiyama" w:date="2016-08-08T11:31:00Z">
              <w:rPr/>
            </w:rPrChange>
          </w:rPr>
          <w:t>“Atualizar Atualizador”</w:t>
        </w:r>
      </w:ins>
      <w:ins w:id="526" w:author="Lucas Garcia Tomiyama" w:date="2016-08-08T11:33:00Z">
        <w:r>
          <w:rPr>
            <w:i/>
          </w:rPr>
          <w:t>(</w:t>
        </w:r>
        <w:proofErr w:type="spellStart"/>
        <w:r>
          <w:rPr>
            <w:i/>
          </w:rPr>
          <w:t>Alt+I+</w:t>
        </w:r>
      </w:ins>
      <w:ins w:id="527" w:author="Lucas Garcia Tomiyama" w:date="2016-08-08T11:34:00Z">
        <w:r>
          <w:rPr>
            <w:i/>
          </w:rPr>
          <w:t>U</w:t>
        </w:r>
      </w:ins>
      <w:proofErr w:type="spellEnd"/>
      <w:ins w:id="528" w:author="Lucas Garcia Tomiyama" w:date="2016-08-08T11:33:00Z">
        <w:r>
          <w:rPr>
            <w:i/>
          </w:rPr>
          <w:t>)</w:t>
        </w:r>
      </w:ins>
      <w:ins w:id="529" w:author="Lucas Garcia Tomiyama" w:date="2016-08-08T11:31:00Z">
        <w:r>
          <w:rPr>
            <w:i/>
          </w:rPr>
          <w:t>:</w:t>
        </w:r>
      </w:ins>
    </w:p>
    <w:p w:rsidR="00DD7A5E" w:rsidRDefault="00DD7A5E" w:rsidP="00DD7A5E">
      <w:pPr>
        <w:jc w:val="center"/>
        <w:rPr>
          <w:ins w:id="530" w:author="Lucas Garcia Tomiyama" w:date="2016-08-08T11:34:00Z"/>
        </w:rPr>
        <w:pPrChange w:id="531" w:author="Lucas Garcia Tomiyama" w:date="2016-08-08T11:34:00Z">
          <w:pPr>
            <w:pStyle w:val="Ttulo1"/>
          </w:pPr>
        </w:pPrChange>
      </w:pPr>
      <w:ins w:id="532" w:author="Lucas Garcia Tomiyama" w:date="2016-08-08T11:31:00Z">
        <w:r>
          <w:rPr>
            <w:noProof/>
            <w:lang w:eastAsia="pt-BR"/>
          </w:rPr>
          <w:lastRenderedPageBreak/>
          <w:drawing>
            <wp:inline distT="0" distB="0" distL="0" distR="0" wp14:anchorId="64AFCD12" wp14:editId="0A4BE784">
              <wp:extent cx="3048000" cy="18383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48000" cy="1838325"/>
                      </a:xfrm>
                      <a:prstGeom prst="rect">
                        <a:avLst/>
                      </a:prstGeom>
                    </pic:spPr>
                  </pic:pic>
                </a:graphicData>
              </a:graphic>
            </wp:inline>
          </w:drawing>
        </w:r>
      </w:ins>
    </w:p>
    <w:p w:rsidR="00DD7A5E" w:rsidRPr="00DD7A5E" w:rsidRDefault="00DD7A5E" w:rsidP="00DD7A5E">
      <w:pPr>
        <w:jc w:val="center"/>
        <w:rPr>
          <w:ins w:id="533" w:author="Lucas Garcia Tomiyama" w:date="2016-08-08T11:32:00Z"/>
          <w:b/>
          <w:i/>
          <w:color w:val="EEECE1" w:themeColor="background2"/>
          <w:rPrChange w:id="534" w:author="Lucas Garcia Tomiyama" w:date="2016-08-08T11:34:00Z">
            <w:rPr>
              <w:ins w:id="535" w:author="Lucas Garcia Tomiyama" w:date="2016-08-08T11:32:00Z"/>
            </w:rPr>
          </w:rPrChange>
        </w:rPr>
        <w:pPrChange w:id="536" w:author="Lucas Garcia Tomiyama" w:date="2016-08-08T11:34:00Z">
          <w:pPr>
            <w:pStyle w:val="Ttulo1"/>
          </w:pPr>
        </w:pPrChange>
      </w:pPr>
      <w:ins w:id="537" w:author="Lucas Garcia Tomiyama" w:date="2016-08-08T11:34:00Z">
        <w:r w:rsidRPr="00DD7A5E">
          <w:rPr>
            <w:b/>
            <w:i/>
            <w:color w:val="808080" w:themeColor="background1" w:themeShade="80"/>
            <w:rPrChange w:id="538" w:author="Lucas Garcia Tomiyama" w:date="2016-08-08T11:34:00Z">
              <w:rPr>
                <w:b w:val="0"/>
                <w:i/>
                <w:color w:val="EEECE1" w:themeColor="background2"/>
              </w:rPr>
            </w:rPrChange>
          </w:rPr>
          <w:t>(</w:t>
        </w:r>
        <w:proofErr w:type="spellStart"/>
        <w:r w:rsidRPr="00DD7A5E">
          <w:rPr>
            <w:b/>
            <w:i/>
            <w:color w:val="808080" w:themeColor="background1" w:themeShade="80"/>
            <w:rPrChange w:id="539" w:author="Lucas Garcia Tomiyama" w:date="2016-08-08T11:34:00Z">
              <w:rPr>
                <w:b w:val="0"/>
                <w:i/>
                <w:color w:val="EEECE1" w:themeColor="background2"/>
              </w:rPr>
            </w:rPrChange>
          </w:rPr>
          <w:t>Alt+I+U</w:t>
        </w:r>
        <w:proofErr w:type="spellEnd"/>
        <w:r w:rsidRPr="00DD7A5E">
          <w:rPr>
            <w:b/>
            <w:i/>
            <w:color w:val="808080" w:themeColor="background1" w:themeShade="80"/>
            <w:rPrChange w:id="540" w:author="Lucas Garcia Tomiyama" w:date="2016-08-08T11:34:00Z">
              <w:rPr>
                <w:b w:val="0"/>
                <w:i/>
                <w:color w:val="EEECE1" w:themeColor="background2"/>
              </w:rPr>
            </w:rPrChange>
          </w:rPr>
          <w:t>)</w:t>
        </w:r>
      </w:ins>
    </w:p>
    <w:p w:rsidR="00DD7A5E" w:rsidRDefault="00DD7A5E" w:rsidP="00BD3156">
      <w:pPr>
        <w:rPr>
          <w:ins w:id="541" w:author="Lucas Garcia Tomiyama" w:date="2016-08-08T11:32:00Z"/>
        </w:rPr>
        <w:pPrChange w:id="542" w:author="Lucas Garcia Tomiyama" w:date="2016-08-08T11:26:00Z">
          <w:pPr>
            <w:pStyle w:val="Ttulo1"/>
          </w:pPr>
        </w:pPrChange>
      </w:pPr>
      <w:ins w:id="543" w:author="Lucas Garcia Tomiyama" w:date="2016-08-08T11:32:00Z">
        <w:r>
          <w:t>Uma barra de progresso deve aparecer:</w:t>
        </w:r>
      </w:ins>
    </w:p>
    <w:p w:rsidR="00DD7A5E" w:rsidRDefault="00DD7A5E" w:rsidP="00DD7A5E">
      <w:pPr>
        <w:jc w:val="center"/>
        <w:rPr>
          <w:ins w:id="544" w:author="Lucas Garcia Tomiyama" w:date="2016-08-08T11:32:00Z"/>
        </w:rPr>
        <w:pPrChange w:id="545" w:author="Lucas Garcia Tomiyama" w:date="2016-08-08T11:34:00Z">
          <w:pPr>
            <w:pStyle w:val="Ttulo1"/>
          </w:pPr>
        </w:pPrChange>
      </w:pPr>
      <w:ins w:id="546" w:author="Lucas Garcia Tomiyama" w:date="2016-08-08T11:32:00Z">
        <w:r>
          <w:rPr>
            <w:noProof/>
            <w:lang w:eastAsia="pt-BR"/>
          </w:rPr>
          <w:drawing>
            <wp:inline distT="0" distB="0" distL="0" distR="0" wp14:anchorId="083BE3F9" wp14:editId="74E2838D">
              <wp:extent cx="3419475" cy="18669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19475" cy="1866900"/>
                      </a:xfrm>
                      <a:prstGeom prst="rect">
                        <a:avLst/>
                      </a:prstGeom>
                    </pic:spPr>
                  </pic:pic>
                </a:graphicData>
              </a:graphic>
            </wp:inline>
          </w:drawing>
        </w:r>
      </w:ins>
    </w:p>
    <w:p w:rsidR="00DD7A5E" w:rsidRDefault="00DD7A5E" w:rsidP="00BD3156">
      <w:pPr>
        <w:rPr>
          <w:ins w:id="547" w:author="Lucas Garcia Tomiyama" w:date="2016-08-08T11:33:00Z"/>
        </w:rPr>
        <w:pPrChange w:id="548" w:author="Lucas Garcia Tomiyama" w:date="2016-08-08T11:26:00Z">
          <w:pPr>
            <w:pStyle w:val="Ttulo1"/>
          </w:pPr>
        </w:pPrChange>
      </w:pPr>
      <w:ins w:id="549" w:author="Lucas Garcia Tomiyama" w:date="2016-08-08T11:32:00Z">
        <w:r>
          <w:t xml:space="preserve">E em seguida uma mensagem de </w:t>
        </w:r>
      </w:ins>
      <w:ins w:id="550" w:author="Lucas Garcia Tomiyama" w:date="2016-08-08T11:33:00Z">
        <w:r>
          <w:t xml:space="preserve"> sucesso deve finalizar o processo:</w:t>
        </w:r>
      </w:ins>
    </w:p>
    <w:p w:rsidR="00DD7A5E" w:rsidRPr="00BD3156" w:rsidRDefault="00DD7A5E" w:rsidP="00DD7A5E">
      <w:pPr>
        <w:jc w:val="center"/>
        <w:rPr>
          <w:ins w:id="551" w:author="Lucas Garcia Tomiyama" w:date="2016-08-08T11:17:00Z"/>
          <w:rPrChange w:id="552" w:author="Lucas Garcia Tomiyama" w:date="2016-08-08T11:27:00Z">
            <w:rPr>
              <w:ins w:id="553" w:author="Lucas Garcia Tomiyama" w:date="2016-08-08T11:17:00Z"/>
              <w:lang w:val="en-US"/>
            </w:rPr>
          </w:rPrChange>
        </w:rPr>
        <w:pPrChange w:id="554" w:author="Lucas Garcia Tomiyama" w:date="2016-08-08T11:35:00Z">
          <w:pPr>
            <w:pStyle w:val="Ttulo1"/>
          </w:pPr>
        </w:pPrChange>
      </w:pPr>
      <w:ins w:id="555" w:author="Lucas Garcia Tomiyama" w:date="2016-08-08T11:33:00Z">
        <w:r>
          <w:rPr>
            <w:noProof/>
            <w:lang w:eastAsia="pt-BR"/>
          </w:rPr>
          <w:drawing>
            <wp:inline distT="0" distB="0" distL="0" distR="0" wp14:anchorId="042F3F1C" wp14:editId="1AFF9B37">
              <wp:extent cx="3038475" cy="14668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8475" cy="1466850"/>
                      </a:xfrm>
                      <a:prstGeom prst="rect">
                        <a:avLst/>
                      </a:prstGeom>
                    </pic:spPr>
                  </pic:pic>
                </a:graphicData>
              </a:graphic>
            </wp:inline>
          </w:drawing>
        </w:r>
      </w:ins>
    </w:p>
    <w:p w:rsidR="00BD3156" w:rsidRDefault="00BD3156" w:rsidP="00BD3156">
      <w:pPr>
        <w:pStyle w:val="Ttulo2"/>
        <w:rPr>
          <w:ins w:id="556" w:author="Lucas Garcia Tomiyama" w:date="2016-08-08T11:35:00Z"/>
          <w:lang w:val="en-US"/>
        </w:rPr>
        <w:pPrChange w:id="557" w:author="Lucas Garcia Tomiyama" w:date="2016-08-08T11:15:00Z">
          <w:pPr>
            <w:pStyle w:val="Ttulo1"/>
          </w:pPr>
        </w:pPrChange>
      </w:pPr>
      <w:proofErr w:type="spellStart"/>
      <w:ins w:id="558" w:author="Lucas Garcia Tomiyama" w:date="2016-08-08T11:17:00Z">
        <w:r>
          <w:rPr>
            <w:lang w:val="en-US"/>
          </w:rPr>
          <w:t>Atualização</w:t>
        </w:r>
        <w:proofErr w:type="spellEnd"/>
        <w:r>
          <w:rPr>
            <w:lang w:val="en-US"/>
          </w:rPr>
          <w:t xml:space="preserve"> da </w:t>
        </w:r>
        <w:proofErr w:type="spellStart"/>
        <w:r>
          <w:rPr>
            <w:lang w:val="en-US"/>
          </w:rPr>
          <w:t>aplicação</w:t>
        </w:r>
      </w:ins>
      <w:proofErr w:type="spellEnd"/>
    </w:p>
    <w:p w:rsidR="00B14F44" w:rsidRDefault="00B14F44" w:rsidP="00B14F44">
      <w:pPr>
        <w:rPr>
          <w:ins w:id="559" w:author="Lucas Garcia Tomiyama" w:date="2016-08-08T11:38:00Z"/>
        </w:rPr>
        <w:pPrChange w:id="560" w:author="Lucas Garcia Tomiyama" w:date="2016-08-08T11:35:00Z">
          <w:pPr>
            <w:pStyle w:val="Ttulo1"/>
          </w:pPr>
        </w:pPrChange>
      </w:pPr>
      <w:ins w:id="561" w:author="Lucas Garcia Tomiyama" w:date="2016-08-08T11:35:00Z">
        <w:r w:rsidRPr="00B14F44">
          <w:rPr>
            <w:rPrChange w:id="562" w:author="Lucas Garcia Tomiyama" w:date="2016-08-08T11:35:00Z">
              <w:rPr>
                <w:lang w:val="en-US"/>
              </w:rPr>
            </w:rPrChange>
          </w:rPr>
          <w:t>Após a atualização do m</w:t>
        </w:r>
      </w:ins>
      <w:ins w:id="563" w:author="Lucas Garcia Tomiyama" w:date="2016-08-08T11:36:00Z">
        <w:r>
          <w:t>ó</w:t>
        </w:r>
      </w:ins>
      <w:ins w:id="564" w:author="Lucas Garcia Tomiyama" w:date="2016-08-08T11:35:00Z">
        <w:r w:rsidRPr="00B14F44">
          <w:rPr>
            <w:rPrChange w:id="565" w:author="Lucas Garcia Tomiyama" w:date="2016-08-08T11:35:00Z">
              <w:rPr>
                <w:lang w:val="en-US"/>
              </w:rPr>
            </w:rPrChange>
          </w:rPr>
          <w:t>dulo de atualizaç</w:t>
        </w:r>
        <w:r>
          <w:t xml:space="preserve">ão </w:t>
        </w:r>
      </w:ins>
      <w:ins w:id="566" w:author="Lucas Garcia Tomiyama" w:date="2016-08-08T11:36:00Z">
        <w:r>
          <w:t>da aplicação, poderemos atualizar a ferramenta da maneira correta</w:t>
        </w:r>
      </w:ins>
      <w:ins w:id="567" w:author="Lucas Garcia Tomiyama" w:date="2016-08-08T11:37:00Z">
        <w:r>
          <w:t>.</w:t>
        </w:r>
      </w:ins>
    </w:p>
    <w:p w:rsidR="0076716E" w:rsidRDefault="0076716E" w:rsidP="00B14F44">
      <w:pPr>
        <w:rPr>
          <w:ins w:id="568" w:author="Lucas Garcia Tomiyama" w:date="2016-08-08T11:37:00Z"/>
        </w:rPr>
        <w:pPrChange w:id="569" w:author="Lucas Garcia Tomiyama" w:date="2016-08-08T11:35:00Z">
          <w:pPr>
            <w:pStyle w:val="Ttulo1"/>
          </w:pPr>
        </w:pPrChange>
      </w:pPr>
    </w:p>
    <w:p w:rsidR="00B14F44" w:rsidRDefault="00B14F44" w:rsidP="00B14F44">
      <w:pPr>
        <w:rPr>
          <w:ins w:id="570" w:author="Lucas Garcia Tomiyama" w:date="2016-08-08T11:38:00Z"/>
          <w:i/>
        </w:rPr>
      </w:pPr>
      <w:ins w:id="571" w:author="Lucas Garcia Tomiyama" w:date="2016-08-08T11:37:00Z">
        <w:r>
          <w:t>Abra a aplicação, clique em “</w:t>
        </w:r>
        <w:r w:rsidRPr="00947185">
          <w:rPr>
            <w:i/>
          </w:rPr>
          <w:t>Inicio</w:t>
        </w:r>
        <w:r>
          <w:rPr>
            <w:i/>
          </w:rPr>
          <w:t>”</w:t>
        </w:r>
        <w:r>
          <w:t xml:space="preserve"> </w:t>
        </w:r>
        <w:r w:rsidRPr="00947185">
          <w:rPr>
            <w:i/>
          </w:rPr>
          <w:t>(</w:t>
        </w:r>
        <w:proofErr w:type="spellStart"/>
        <w:r w:rsidRPr="00947185">
          <w:rPr>
            <w:i/>
          </w:rPr>
          <w:t>Alt+I</w:t>
        </w:r>
        <w:proofErr w:type="spellEnd"/>
        <w:r w:rsidRPr="00947185">
          <w:rPr>
            <w:i/>
          </w:rPr>
          <w:t>)</w:t>
        </w:r>
        <w:r>
          <w:t xml:space="preserve">e em seguida clique em </w:t>
        </w:r>
        <w:r w:rsidRPr="00947185">
          <w:rPr>
            <w:i/>
          </w:rPr>
          <w:t xml:space="preserve">“Atualizar </w:t>
        </w:r>
        <w:r w:rsidR="0076716E">
          <w:rPr>
            <w:i/>
          </w:rPr>
          <w:t>Aplicação</w:t>
        </w:r>
        <w:r w:rsidRPr="00947185">
          <w:rPr>
            <w:i/>
          </w:rPr>
          <w:t>”</w:t>
        </w:r>
        <w:r>
          <w:rPr>
            <w:i/>
          </w:rPr>
          <w:t>(</w:t>
        </w:r>
        <w:proofErr w:type="spellStart"/>
        <w:r>
          <w:rPr>
            <w:i/>
          </w:rPr>
          <w:t>Alt+I+</w:t>
        </w:r>
      </w:ins>
      <w:ins w:id="572" w:author="Lucas Garcia Tomiyama" w:date="2016-08-08T11:38:00Z">
        <w:r w:rsidR="0076716E">
          <w:rPr>
            <w:i/>
          </w:rPr>
          <w:t>Z</w:t>
        </w:r>
      </w:ins>
      <w:proofErr w:type="spellEnd"/>
      <w:ins w:id="573" w:author="Lucas Garcia Tomiyama" w:date="2016-08-08T11:37:00Z">
        <w:r>
          <w:rPr>
            <w:i/>
          </w:rPr>
          <w:t>):</w:t>
        </w:r>
      </w:ins>
    </w:p>
    <w:p w:rsidR="0076716E" w:rsidRDefault="0076716E" w:rsidP="0076716E">
      <w:pPr>
        <w:jc w:val="center"/>
        <w:rPr>
          <w:ins w:id="574" w:author="Lucas Garcia Tomiyama" w:date="2016-08-08T11:38:00Z"/>
          <w:i/>
        </w:rPr>
        <w:pPrChange w:id="575" w:author="Lucas Garcia Tomiyama" w:date="2016-08-08T11:38:00Z">
          <w:pPr/>
        </w:pPrChange>
      </w:pPr>
      <w:ins w:id="576" w:author="Lucas Garcia Tomiyama" w:date="2016-08-08T11:38:00Z">
        <w:r>
          <w:rPr>
            <w:noProof/>
            <w:lang w:eastAsia="pt-BR"/>
          </w:rPr>
          <w:lastRenderedPageBreak/>
          <w:drawing>
            <wp:inline distT="0" distB="0" distL="0" distR="0" wp14:anchorId="2468CB92" wp14:editId="01DA401D">
              <wp:extent cx="3028950" cy="18764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28950" cy="1876425"/>
                      </a:xfrm>
                      <a:prstGeom prst="rect">
                        <a:avLst/>
                      </a:prstGeom>
                    </pic:spPr>
                  </pic:pic>
                </a:graphicData>
              </a:graphic>
            </wp:inline>
          </w:drawing>
        </w:r>
      </w:ins>
    </w:p>
    <w:p w:rsidR="0076716E" w:rsidRPr="0076716E" w:rsidRDefault="0076716E" w:rsidP="0076716E">
      <w:pPr>
        <w:jc w:val="center"/>
        <w:rPr>
          <w:ins w:id="577" w:author="Lucas Garcia Tomiyama" w:date="2016-08-08T11:37:00Z"/>
          <w:b/>
          <w:i/>
          <w:color w:val="808080" w:themeColor="background1" w:themeShade="80"/>
          <w:rPrChange w:id="578" w:author="Lucas Garcia Tomiyama" w:date="2016-08-08T11:38:00Z">
            <w:rPr>
              <w:ins w:id="579" w:author="Lucas Garcia Tomiyama" w:date="2016-08-08T11:37:00Z"/>
              <w:i/>
            </w:rPr>
          </w:rPrChange>
        </w:rPr>
        <w:pPrChange w:id="580" w:author="Lucas Garcia Tomiyama" w:date="2016-08-08T11:38:00Z">
          <w:pPr/>
        </w:pPrChange>
      </w:pPr>
      <w:ins w:id="581" w:author="Lucas Garcia Tomiyama" w:date="2016-08-08T11:38:00Z">
        <w:r w:rsidRPr="0076716E">
          <w:rPr>
            <w:b/>
            <w:i/>
            <w:color w:val="808080" w:themeColor="background1" w:themeShade="80"/>
            <w:rPrChange w:id="582" w:author="Lucas Garcia Tomiyama" w:date="2016-08-08T11:38:00Z">
              <w:rPr>
                <w:i/>
              </w:rPr>
            </w:rPrChange>
          </w:rPr>
          <w:t>(</w:t>
        </w:r>
        <w:proofErr w:type="spellStart"/>
        <w:r w:rsidRPr="0076716E">
          <w:rPr>
            <w:b/>
            <w:i/>
            <w:color w:val="808080" w:themeColor="background1" w:themeShade="80"/>
            <w:rPrChange w:id="583" w:author="Lucas Garcia Tomiyama" w:date="2016-08-08T11:38:00Z">
              <w:rPr>
                <w:i/>
              </w:rPr>
            </w:rPrChange>
          </w:rPr>
          <w:t>Alt+I+Z</w:t>
        </w:r>
        <w:proofErr w:type="spellEnd"/>
        <w:r w:rsidRPr="0076716E">
          <w:rPr>
            <w:b/>
            <w:i/>
            <w:color w:val="808080" w:themeColor="background1" w:themeShade="80"/>
            <w:rPrChange w:id="584" w:author="Lucas Garcia Tomiyama" w:date="2016-08-08T11:38:00Z">
              <w:rPr>
                <w:i/>
              </w:rPr>
            </w:rPrChange>
          </w:rPr>
          <w:t>)</w:t>
        </w:r>
      </w:ins>
    </w:p>
    <w:p w:rsidR="00B14F44" w:rsidRDefault="0076716E" w:rsidP="00B14F44">
      <w:pPr>
        <w:rPr>
          <w:ins w:id="585" w:author="Lucas Garcia Tomiyama" w:date="2016-08-08T11:39:00Z"/>
        </w:rPr>
        <w:pPrChange w:id="586" w:author="Lucas Garcia Tomiyama" w:date="2016-08-08T11:35:00Z">
          <w:pPr>
            <w:pStyle w:val="Ttulo1"/>
          </w:pPr>
        </w:pPrChange>
      </w:pPr>
      <w:ins w:id="587" w:author="Lucas Garcia Tomiyama" w:date="2016-08-08T11:39:00Z">
        <w:r>
          <w:t>A seguinte tela de opções deve aparecer:</w:t>
        </w:r>
      </w:ins>
    </w:p>
    <w:p w:rsidR="0076716E" w:rsidRDefault="0076716E" w:rsidP="0076716E">
      <w:pPr>
        <w:jc w:val="center"/>
        <w:rPr>
          <w:ins w:id="588" w:author="Lucas Garcia Tomiyama" w:date="2016-08-08T11:39:00Z"/>
        </w:rPr>
        <w:pPrChange w:id="589" w:author="Lucas Garcia Tomiyama" w:date="2016-08-08T11:39:00Z">
          <w:pPr>
            <w:pStyle w:val="Ttulo1"/>
          </w:pPr>
        </w:pPrChange>
      </w:pPr>
      <w:ins w:id="590" w:author="Lucas Garcia Tomiyama" w:date="2016-08-08T11:39:00Z">
        <w:r>
          <w:rPr>
            <w:noProof/>
            <w:lang w:eastAsia="pt-BR"/>
          </w:rPr>
          <w:drawing>
            <wp:inline distT="0" distB="0" distL="0" distR="0" wp14:anchorId="14826B0D" wp14:editId="5704E974">
              <wp:extent cx="3333750" cy="22193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3750" cy="2219325"/>
                      </a:xfrm>
                      <a:prstGeom prst="rect">
                        <a:avLst/>
                      </a:prstGeom>
                    </pic:spPr>
                  </pic:pic>
                </a:graphicData>
              </a:graphic>
            </wp:inline>
          </w:drawing>
        </w:r>
      </w:ins>
    </w:p>
    <w:p w:rsidR="0076716E" w:rsidRDefault="0076716E" w:rsidP="0076716E">
      <w:pPr>
        <w:rPr>
          <w:ins w:id="591" w:author="Lucas Garcia Tomiyama" w:date="2016-08-08T14:07:00Z"/>
        </w:rPr>
        <w:pPrChange w:id="592" w:author="Lucas Garcia Tomiyama" w:date="2016-08-08T11:40:00Z">
          <w:pPr>
            <w:pStyle w:val="Ttulo1"/>
          </w:pPr>
        </w:pPrChange>
      </w:pPr>
      <w:ins w:id="593" w:author="Lucas Garcia Tomiyama" w:date="2016-08-08T11:40:00Z">
        <w:r>
          <w:t xml:space="preserve">Escolhendo a opção </w:t>
        </w:r>
        <w:r w:rsidRPr="00E862EA">
          <w:rPr>
            <w:b/>
            <w:i/>
            <w:rPrChange w:id="594" w:author="Lucas Garcia Tomiyama" w:date="2016-08-08T14:13:00Z">
              <w:rPr/>
            </w:rPrChange>
          </w:rPr>
          <w:t>“Atualizar Aplicação”</w:t>
        </w:r>
      </w:ins>
      <w:ins w:id="595" w:author="Lucas Garcia Tomiyama" w:date="2016-08-08T14:06:00Z">
        <w:r w:rsidR="00B91318" w:rsidRPr="00E862EA">
          <w:rPr>
            <w:b/>
            <w:i/>
            <w:rPrChange w:id="596" w:author="Lucas Garcia Tomiyama" w:date="2016-08-08T14:13:00Z">
              <w:rPr>
                <w:i/>
              </w:rPr>
            </w:rPrChange>
          </w:rPr>
          <w:t>(</w:t>
        </w:r>
        <w:proofErr w:type="spellStart"/>
        <w:r w:rsidR="00B91318" w:rsidRPr="00E862EA">
          <w:rPr>
            <w:b/>
            <w:i/>
            <w:rPrChange w:id="597" w:author="Lucas Garcia Tomiyama" w:date="2016-08-08T14:13:00Z">
              <w:rPr>
                <w:i/>
              </w:rPr>
            </w:rPrChange>
          </w:rPr>
          <w:t>Alt+A</w:t>
        </w:r>
        <w:proofErr w:type="spellEnd"/>
        <w:r w:rsidR="00B91318" w:rsidRPr="00E862EA">
          <w:rPr>
            <w:b/>
            <w:i/>
            <w:rPrChange w:id="598" w:author="Lucas Garcia Tomiyama" w:date="2016-08-08T14:13:00Z">
              <w:rPr>
                <w:i/>
              </w:rPr>
            </w:rPrChange>
          </w:rPr>
          <w:t>)</w:t>
        </w:r>
        <w:r w:rsidR="00B91318">
          <w:t xml:space="preserve"> os arquivos da aplicaç</w:t>
        </w:r>
      </w:ins>
      <w:ins w:id="599" w:author="Lucas Garcia Tomiyama" w:date="2016-08-08T14:07:00Z">
        <w:r w:rsidR="00B91318">
          <w:t>ão deve, ser baixados para atualizar a aplicação de maneira geral.</w:t>
        </w:r>
      </w:ins>
    </w:p>
    <w:p w:rsidR="00B91318" w:rsidRDefault="00B91318" w:rsidP="0076716E">
      <w:pPr>
        <w:rPr>
          <w:ins w:id="600" w:author="Lucas Garcia Tomiyama" w:date="2016-08-08T14:10:00Z"/>
        </w:rPr>
        <w:pPrChange w:id="601" w:author="Lucas Garcia Tomiyama" w:date="2016-08-08T11:40:00Z">
          <w:pPr>
            <w:pStyle w:val="Ttulo1"/>
          </w:pPr>
        </w:pPrChange>
      </w:pPr>
      <w:ins w:id="602" w:author="Lucas Garcia Tomiyama" w:date="2016-08-08T14:08:00Z">
        <w:r>
          <w:t xml:space="preserve">Escolhendo a opção </w:t>
        </w:r>
        <w:r w:rsidRPr="00E862EA">
          <w:rPr>
            <w:b/>
            <w:i/>
            <w:rPrChange w:id="603" w:author="Lucas Garcia Tomiyama" w:date="2016-08-08T14:13:00Z">
              <w:rPr>
                <w:i/>
              </w:rPr>
            </w:rPrChange>
          </w:rPr>
          <w:t xml:space="preserve">“Atualizar </w:t>
        </w:r>
        <w:proofErr w:type="spellStart"/>
        <w:r w:rsidRPr="00E862EA">
          <w:rPr>
            <w:b/>
            <w:i/>
            <w:rPrChange w:id="604" w:author="Lucas Garcia Tomiyama" w:date="2016-08-08T14:13:00Z">
              <w:rPr>
                <w:i/>
              </w:rPr>
            </w:rPrChange>
          </w:rPr>
          <w:t>Templates</w:t>
        </w:r>
        <w:proofErr w:type="spellEnd"/>
        <w:r w:rsidRPr="00E862EA">
          <w:rPr>
            <w:b/>
            <w:i/>
            <w:rPrChange w:id="605" w:author="Lucas Garcia Tomiyama" w:date="2016-08-08T14:13:00Z">
              <w:rPr>
                <w:i/>
              </w:rPr>
            </w:rPrChange>
          </w:rPr>
          <w:t>”(</w:t>
        </w:r>
        <w:proofErr w:type="spellStart"/>
        <w:r w:rsidRPr="00E862EA">
          <w:rPr>
            <w:b/>
            <w:i/>
            <w:rPrChange w:id="606" w:author="Lucas Garcia Tomiyama" w:date="2016-08-08T14:13:00Z">
              <w:rPr>
                <w:i/>
              </w:rPr>
            </w:rPrChange>
          </w:rPr>
          <w:t>Alt+T</w:t>
        </w:r>
        <w:proofErr w:type="spellEnd"/>
        <w:r w:rsidRPr="00E862EA">
          <w:rPr>
            <w:b/>
            <w:i/>
            <w:rPrChange w:id="607" w:author="Lucas Garcia Tomiyama" w:date="2016-08-08T14:13:00Z">
              <w:rPr>
                <w:i/>
              </w:rPr>
            </w:rPrChange>
          </w:rPr>
          <w:t>)</w:t>
        </w:r>
        <w:r>
          <w:t xml:space="preserve"> os arquivos de </w:t>
        </w:r>
        <w:proofErr w:type="spellStart"/>
        <w:r>
          <w:t>template</w:t>
        </w:r>
        <w:proofErr w:type="spellEnd"/>
        <w:r>
          <w:t xml:space="preserve"> </w:t>
        </w:r>
      </w:ins>
      <w:ins w:id="608" w:author="Lucas Garcia Tomiyama" w:date="2016-08-08T14:09:00Z">
        <w:r>
          <w:t xml:space="preserve">(WSDL-SN, WSDL-SE e  </w:t>
        </w:r>
        <w:proofErr w:type="spellStart"/>
        <w:r>
          <w:t>XSDs</w:t>
        </w:r>
        <w:proofErr w:type="spellEnd"/>
        <w:r>
          <w:t xml:space="preserve">) </w:t>
        </w:r>
      </w:ins>
      <w:ins w:id="609" w:author="Lucas Garcia Tomiyama" w:date="2016-08-08T14:08:00Z">
        <w:r>
          <w:t>devem ser atualizados</w:t>
        </w:r>
      </w:ins>
      <w:ins w:id="610" w:author="Lucas Garcia Tomiyama" w:date="2016-08-08T14:10:00Z">
        <w:r>
          <w:t>.</w:t>
        </w:r>
      </w:ins>
    </w:p>
    <w:p w:rsidR="00B91318" w:rsidRDefault="00B91318" w:rsidP="0076716E">
      <w:pPr>
        <w:rPr>
          <w:ins w:id="611" w:author="Lucas Garcia Tomiyama" w:date="2016-08-08T14:11:00Z"/>
        </w:rPr>
        <w:pPrChange w:id="612" w:author="Lucas Garcia Tomiyama" w:date="2016-08-08T11:40:00Z">
          <w:pPr>
            <w:pStyle w:val="Ttulo1"/>
          </w:pPr>
        </w:pPrChange>
      </w:pPr>
      <w:ins w:id="613" w:author="Lucas Garcia Tomiyama" w:date="2016-08-08T14:10:00Z">
        <w:r>
          <w:t xml:space="preserve">Escolhendo a opção </w:t>
        </w:r>
        <w:r w:rsidRPr="00E862EA">
          <w:rPr>
            <w:b/>
            <w:i/>
            <w:rPrChange w:id="614" w:author="Lucas Garcia Tomiyama" w:date="2016-08-08T14:13:00Z">
              <w:rPr/>
            </w:rPrChange>
          </w:rPr>
          <w:t>“Atualizar Canônico”(</w:t>
        </w:r>
        <w:proofErr w:type="spellStart"/>
        <w:r w:rsidRPr="00E862EA">
          <w:rPr>
            <w:b/>
            <w:i/>
            <w:rPrChange w:id="615" w:author="Lucas Garcia Tomiyama" w:date="2016-08-08T14:13:00Z">
              <w:rPr>
                <w:i/>
              </w:rPr>
            </w:rPrChange>
          </w:rPr>
          <w:t>Alt+C</w:t>
        </w:r>
        <w:proofErr w:type="spellEnd"/>
        <w:r w:rsidRPr="00E862EA">
          <w:rPr>
            <w:b/>
            <w:i/>
            <w:rPrChange w:id="616" w:author="Lucas Garcia Tomiyama" w:date="2016-08-08T14:13:00Z">
              <w:rPr>
                <w:i/>
              </w:rPr>
            </w:rPrChange>
          </w:rPr>
          <w:t>)</w:t>
        </w:r>
        <w:r>
          <w:rPr>
            <w:i/>
          </w:rPr>
          <w:t xml:space="preserve"> </w:t>
        </w:r>
        <w:r>
          <w:t>os arquivos can</w:t>
        </w:r>
      </w:ins>
      <w:ins w:id="617" w:author="Lucas Garcia Tomiyama" w:date="2016-08-08T14:11:00Z">
        <w:r>
          <w:t xml:space="preserve">ônicos </w:t>
        </w:r>
        <w:r>
          <w:t xml:space="preserve">(common, canonical e </w:t>
        </w:r>
        <w:proofErr w:type="spellStart"/>
        <w:r>
          <w:t>contract</w:t>
        </w:r>
        <w:proofErr w:type="spellEnd"/>
        <w:r>
          <w:t>)</w:t>
        </w:r>
        <w:r>
          <w:t xml:space="preserve"> devem ser atualizados.</w:t>
        </w:r>
      </w:ins>
    </w:p>
    <w:p w:rsidR="00B91318" w:rsidRPr="00B91318" w:rsidRDefault="00B91318" w:rsidP="0076716E">
      <w:pPr>
        <w:rPr>
          <w:ins w:id="618" w:author="Lucas Garcia Tomiyama" w:date="2016-07-08T15:15:00Z"/>
          <w:rPrChange w:id="619" w:author="Lucas Garcia Tomiyama" w:date="2016-08-08T14:10:00Z">
            <w:rPr>
              <w:ins w:id="620" w:author="Lucas Garcia Tomiyama" w:date="2016-07-08T15:15:00Z"/>
            </w:rPr>
          </w:rPrChange>
        </w:rPr>
        <w:pPrChange w:id="621" w:author="Lucas Garcia Tomiyama" w:date="2016-08-08T11:40:00Z">
          <w:pPr>
            <w:pStyle w:val="Ttulo1"/>
          </w:pPr>
        </w:pPrChange>
      </w:pPr>
      <w:ins w:id="622" w:author="Lucas Garcia Tomiyama" w:date="2016-08-08T14:11:00Z">
        <w:r>
          <w:t>Escolhendo qualquer uma das opções a b</w:t>
        </w:r>
        <w:bookmarkStart w:id="623" w:name="_GoBack"/>
        <w:bookmarkEnd w:id="623"/>
        <w:r>
          <w:t>arra de progresso deve ser carregada at</w:t>
        </w:r>
      </w:ins>
      <w:ins w:id="624" w:author="Lucas Garcia Tomiyama" w:date="2016-08-08T14:12:00Z">
        <w:r>
          <w:t>é o final do processo. Ao fechar a janela a aplicação(já atualizada) deve abrir automaticamente.</w:t>
        </w:r>
      </w:ins>
    </w:p>
    <w:p w:rsidR="002E117F" w:rsidRDefault="002E117F">
      <w:pPr>
        <w:pStyle w:val="Ttulo1"/>
        <w:rPr>
          <w:ins w:id="625" w:author="Lucas Garcia Tomiyama" w:date="2016-07-08T15:17:00Z"/>
        </w:rPr>
      </w:pPr>
      <w:bookmarkStart w:id="626" w:name="_Toc455762695"/>
      <w:ins w:id="627" w:author="Lucas Garcia Tomiyama" w:date="2016-07-08T15:15:00Z">
        <w:r>
          <w:t>Documento de insumo</w:t>
        </w:r>
      </w:ins>
      <w:bookmarkEnd w:id="626"/>
    </w:p>
    <w:p w:rsidR="002E117F" w:rsidRDefault="00930246">
      <w:pPr>
        <w:rPr>
          <w:ins w:id="628" w:author="Lucas Garcia Tomiyama" w:date="2016-07-08T15:35:00Z"/>
        </w:rPr>
        <w:pPrChange w:id="629" w:author="Lucas Garcia Tomiyama" w:date="2016-07-08T15:24:00Z">
          <w:pPr>
            <w:pStyle w:val="Ttulo1"/>
          </w:pPr>
        </w:pPrChange>
      </w:pPr>
      <w:ins w:id="630" w:author="Lucas Garcia Tomiyama" w:date="2016-07-08T15:24:00Z">
        <w:r>
          <w:t xml:space="preserve">O documento de insumo se resume a uma </w:t>
        </w:r>
      </w:ins>
      <w:ins w:id="631" w:author="Lucas Garcia Tomiyama" w:date="2016-07-08T15:34:00Z">
        <w:r w:rsidR="00662A40">
          <w:t>pasta</w:t>
        </w:r>
      </w:ins>
      <w:ins w:id="632" w:author="Lucas Garcia Tomiyama" w:date="2016-07-08T15:24:00Z">
        <w:r>
          <w:t xml:space="preserve"> Excel que conterá as informações de definição do serviço</w:t>
        </w:r>
      </w:ins>
      <w:ins w:id="633" w:author="Lucas Garcia Tomiyama" w:date="2016-07-08T15:25:00Z">
        <w:r>
          <w:t>.</w:t>
        </w:r>
      </w:ins>
      <w:ins w:id="634" w:author="Lucas Garcia Tomiyama" w:date="2016-07-08T15:34:00Z">
        <w:r w:rsidR="00662A40">
          <w:t xml:space="preserve"> A primeira planilha deve ser sempre </w:t>
        </w:r>
        <w:r w:rsidR="00662A40" w:rsidRPr="00662A40">
          <w:rPr>
            <w:b/>
            <w:rPrChange w:id="635" w:author="Lucas Garcia Tomiyama" w:date="2016-07-08T15:34:00Z">
              <w:rPr>
                <w:b w:val="0"/>
                <w:bCs w:val="0"/>
              </w:rPr>
            </w:rPrChange>
          </w:rPr>
          <w:t>“WSDL</w:t>
        </w:r>
        <w:r w:rsidR="00662A40">
          <w:rPr>
            <w:b/>
          </w:rPr>
          <w:t xml:space="preserve">” </w:t>
        </w:r>
        <w:r w:rsidR="00662A40">
          <w:t>seguido das operaç</w:t>
        </w:r>
      </w:ins>
      <w:ins w:id="636" w:author="Lucas Garcia Tomiyama" w:date="2016-07-08T15:35:00Z">
        <w:r w:rsidR="00662A40">
          <w:t>ões respectivamente de acordo com o definido na definição do WSDL.</w:t>
        </w:r>
      </w:ins>
    </w:p>
    <w:p w:rsidR="00662A40" w:rsidRPr="00DB026C" w:rsidRDefault="00662A40">
      <w:pPr>
        <w:rPr>
          <w:ins w:id="637" w:author="Lucas Garcia Tomiyama" w:date="2016-07-08T15:15:00Z"/>
        </w:rPr>
        <w:pPrChange w:id="638" w:author="Lucas Garcia Tomiyama" w:date="2016-07-08T15:24:00Z">
          <w:pPr>
            <w:pStyle w:val="Ttulo1"/>
          </w:pPr>
        </w:pPrChange>
      </w:pPr>
      <w:ins w:id="639" w:author="Lucas Garcia Tomiyama" w:date="2016-07-08T15:35:00Z">
        <w:r>
          <w:rPr>
            <w:noProof/>
            <w:lang w:eastAsia="pt-BR"/>
          </w:rPr>
          <w:drawing>
            <wp:inline distT="0" distB="0" distL="0" distR="0" wp14:anchorId="7A8F550D" wp14:editId="67BECAA2">
              <wp:extent cx="4076700" cy="647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76700" cy="647700"/>
                      </a:xfrm>
                      <a:prstGeom prst="rect">
                        <a:avLst/>
                      </a:prstGeom>
                    </pic:spPr>
                  </pic:pic>
                </a:graphicData>
              </a:graphic>
            </wp:inline>
          </w:drawing>
        </w:r>
      </w:ins>
    </w:p>
    <w:p w:rsidR="002E117F" w:rsidRDefault="00930246">
      <w:pPr>
        <w:pStyle w:val="Ttulo2"/>
        <w:rPr>
          <w:ins w:id="640" w:author="Lucas Garcia Tomiyama" w:date="2016-07-08T15:30:00Z"/>
        </w:rPr>
        <w:pPrChange w:id="641" w:author="Lucas Garcia Tomiyama" w:date="2016-07-08T15:16:00Z">
          <w:pPr>
            <w:pStyle w:val="Ttulo1"/>
          </w:pPr>
        </w:pPrChange>
      </w:pPr>
      <w:bookmarkStart w:id="642" w:name="_Toc455762696"/>
      <w:ins w:id="643" w:author="Lucas Garcia Tomiyama" w:date="2016-07-08T15:25:00Z">
        <w:r>
          <w:t>WSDL</w:t>
        </w:r>
      </w:ins>
      <w:ins w:id="644" w:author="Lucas Garcia Tomiyama" w:date="2016-07-08T15:26:00Z">
        <w:r>
          <w:t xml:space="preserve"> (Definição do serviço)</w:t>
        </w:r>
      </w:ins>
      <w:bookmarkEnd w:id="642"/>
    </w:p>
    <w:p w:rsidR="001238C8" w:rsidRPr="00DB026C" w:rsidRDefault="001238C8">
      <w:pPr>
        <w:rPr>
          <w:ins w:id="645" w:author="Lucas Garcia Tomiyama" w:date="2016-07-08T15:28:00Z"/>
        </w:rPr>
        <w:pPrChange w:id="646" w:author="Lucas Garcia Tomiyama" w:date="2016-07-08T15:30:00Z">
          <w:pPr>
            <w:pStyle w:val="Ttulo1"/>
          </w:pPr>
        </w:pPrChange>
      </w:pPr>
      <w:ins w:id="647" w:author="Lucas Garcia Tomiyama" w:date="2016-07-08T15:30:00Z">
        <w:r>
          <w:t>Nesta planilha devemos definir o nível TAM</w:t>
        </w:r>
      </w:ins>
      <w:ins w:id="648" w:author="Lucas Garcia Tomiyama" w:date="2016-08-02T10:49:00Z">
        <w:r w:rsidR="001D6F84">
          <w:t>¹</w:t>
        </w:r>
      </w:ins>
      <w:ins w:id="649" w:author="Lucas Garcia Tomiyama" w:date="2016-08-01T11:09:00Z">
        <w:r w:rsidR="005446FC">
          <w:t>,</w:t>
        </w:r>
      </w:ins>
      <w:ins w:id="650" w:author="Lucas Garcia Tomiyama" w:date="2016-08-01T11:08:00Z">
        <w:r w:rsidR="005446FC">
          <w:t xml:space="preserve"> na </w:t>
        </w:r>
      </w:ins>
      <w:ins w:id="651" w:author="Lucas Garcia Tomiyama" w:date="2016-07-08T15:30:00Z">
        <w:r w:rsidR="005446FC" w:rsidRPr="004F0062">
          <w:t>linha 1</w:t>
        </w:r>
      </w:ins>
      <w:ins w:id="652" w:author="Lucas Garcia Tomiyama" w:date="2016-08-01T11:09:00Z">
        <w:r w:rsidR="005446FC">
          <w:t xml:space="preserve"> coluna B</w:t>
        </w:r>
      </w:ins>
      <w:ins w:id="653" w:author="Lucas Garcia Tomiyama" w:date="2016-07-08T15:30:00Z">
        <w:r w:rsidRPr="004F0062">
          <w:t xml:space="preserve"> definiç</w:t>
        </w:r>
      </w:ins>
      <w:ins w:id="654" w:author="Lucas Garcia Tomiyama" w:date="2016-07-08T15:31:00Z">
        <w:r w:rsidRPr="007A2888">
          <w:t>ão</w:t>
        </w:r>
      </w:ins>
      <w:ins w:id="655" w:author="Lucas Garcia Tomiyama" w:date="2016-08-01T11:10:00Z">
        <w:r w:rsidR="005446FC">
          <w:t>,</w:t>
        </w:r>
      </w:ins>
      <w:ins w:id="656" w:author="Lucas Garcia Tomiyama" w:date="2016-07-08T15:31:00Z">
        <w:r w:rsidRPr="004F0062">
          <w:t xml:space="preserve"> </w:t>
        </w:r>
      </w:ins>
      <w:ins w:id="657" w:author="Lucas Garcia Tomiyama" w:date="2016-08-01T11:10:00Z">
        <w:r w:rsidR="005446FC">
          <w:t>e</w:t>
        </w:r>
      </w:ins>
      <w:ins w:id="658" w:author="Lucas Garcia Tomiyama" w:date="2016-08-01T11:07:00Z">
        <w:r w:rsidR="005446FC" w:rsidRPr="005446FC">
          <w:rPr>
            <w:rPrChange w:id="659" w:author="Lucas Garcia Tomiyama" w:date="2016-08-01T11:08:00Z">
              <w:rPr>
                <w:i/>
              </w:rPr>
            </w:rPrChange>
          </w:rPr>
          <w:t xml:space="preserve"> na coluna C</w:t>
        </w:r>
      </w:ins>
      <w:ins w:id="660" w:author="Lucas Garcia Tomiyama" w:date="2016-08-01T11:10:00Z">
        <w:r w:rsidR="005446FC">
          <w:t xml:space="preserve"> colocaremos o número do nível TAM</w:t>
        </w:r>
      </w:ins>
      <w:ins w:id="661" w:author="Lucas Garcia Tomiyama" w:date="2016-08-02T10:49:00Z">
        <w:r w:rsidR="001D6F84">
          <w:t>³</w:t>
        </w:r>
      </w:ins>
      <w:ins w:id="662" w:author="Lucas Garcia Tomiyama" w:date="2016-08-01T11:10:00Z">
        <w:r w:rsidR="005446FC">
          <w:t xml:space="preserve"> (</w:t>
        </w:r>
        <w:proofErr w:type="spellStart"/>
        <w:r w:rsidR="005446FC">
          <w:t>Ex</w:t>
        </w:r>
        <w:proofErr w:type="spellEnd"/>
        <w:r w:rsidR="005446FC">
          <w:t xml:space="preserve">: </w:t>
        </w:r>
      </w:ins>
      <w:ins w:id="663" w:author="Lucas Garcia Tomiyama" w:date="2016-08-02T10:48:00Z">
        <w:r w:rsidR="001D6F84">
          <w:t xml:space="preserve"> </w:t>
        </w:r>
      </w:ins>
      <w:proofErr w:type="spellStart"/>
      <w:ins w:id="664" w:author="Lucas Garcia Tomiyama" w:date="2016-08-02T10:47:00Z">
        <w:r w:rsidR="001D6F84" w:rsidRPr="001D6F84">
          <w:rPr>
            <w:rFonts w:ascii="Arial" w:hAnsi="Arial" w:cs="Arial"/>
            <w:sz w:val="20"/>
            <w:szCs w:val="20"/>
            <w:rPrChange w:id="665" w:author="Lucas Garcia Tomiyama" w:date="2016-08-02T10:47:00Z">
              <w:rPr>
                <w:rFonts w:ascii="Arial" w:hAnsi="Arial" w:cs="Arial"/>
                <w:sz w:val="20"/>
                <w:szCs w:val="20"/>
                <w:lang w:val="en-US"/>
              </w:rPr>
            </w:rPrChange>
          </w:rPr>
          <w:t>ResourceManagement</w:t>
        </w:r>
        <w:proofErr w:type="spellEnd"/>
        <w:r w:rsidR="001D6F84">
          <w:rPr>
            <w:rFonts w:ascii="Arial" w:hAnsi="Arial" w:cs="Arial"/>
            <w:sz w:val="20"/>
            <w:szCs w:val="20"/>
          </w:rPr>
          <w:t>/</w:t>
        </w:r>
        <w:proofErr w:type="spellStart"/>
        <w:r w:rsidR="001D6F84" w:rsidRPr="001D6F84">
          <w:rPr>
            <w:rFonts w:ascii="Arial" w:hAnsi="Arial" w:cs="Arial"/>
            <w:sz w:val="20"/>
            <w:szCs w:val="20"/>
            <w:rPrChange w:id="666" w:author="Lucas Garcia Tomiyama" w:date="2016-08-02T10:47:00Z">
              <w:rPr>
                <w:rFonts w:ascii="Arial" w:hAnsi="Arial" w:cs="Arial"/>
                <w:sz w:val="20"/>
                <w:szCs w:val="20"/>
                <w:lang w:val="en-US"/>
              </w:rPr>
            </w:rPrChange>
          </w:rPr>
          <w:t>VoucherManagement</w:t>
        </w:r>
      </w:ins>
      <w:proofErr w:type="spellEnd"/>
      <w:ins w:id="667" w:author="Lucas Garcia Tomiyama" w:date="2016-08-02T10:48:00Z">
        <w:r w:rsidR="001D6F84">
          <w:rPr>
            <w:rFonts w:ascii="Arial" w:hAnsi="Arial" w:cs="Arial"/>
            <w:sz w:val="20"/>
            <w:szCs w:val="20"/>
          </w:rPr>
          <w:t xml:space="preserve"> = 0776</w:t>
        </w:r>
      </w:ins>
      <w:ins w:id="668" w:author="Lucas Garcia Tomiyama" w:date="2016-08-01T11:10:00Z">
        <w:r w:rsidR="005446FC">
          <w:t>)</w:t>
        </w:r>
      </w:ins>
      <w:ins w:id="669" w:author="Lucas Garcia Tomiyama" w:date="2016-08-02T10:49:00Z">
        <w:r w:rsidR="001D6F84">
          <w:t>. No</w:t>
        </w:r>
      </w:ins>
      <w:ins w:id="670" w:author="Lucas Garcia Tomiyama" w:date="2016-07-08T15:31:00Z">
        <w:r w:rsidRPr="004F0062">
          <w:t>me do serviço</w:t>
        </w:r>
      </w:ins>
      <w:ins w:id="671" w:author="Lucas Garcia Tomiyama" w:date="2016-08-02T10:49:00Z">
        <w:r w:rsidR="001D6F84">
          <w:t>²</w:t>
        </w:r>
      </w:ins>
      <w:ins w:id="672" w:author="Lucas Garcia Tomiyama" w:date="2016-07-08T15:31:00Z">
        <w:r w:rsidRPr="004F0062">
          <w:t xml:space="preserve"> (linha </w:t>
        </w:r>
      </w:ins>
      <w:ins w:id="673" w:author="Lucas Garcia Tomiyama" w:date="2016-07-08T15:32:00Z">
        <w:r w:rsidRPr="005446FC">
          <w:rPr>
            <w:rPrChange w:id="674" w:author="Lucas Garcia Tomiyama" w:date="2016-08-01T11:08:00Z">
              <w:rPr>
                <w:i/>
              </w:rPr>
            </w:rPrChange>
          </w:rPr>
          <w:t>2</w:t>
        </w:r>
      </w:ins>
      <w:ins w:id="675" w:author="Lucas Garcia Tomiyama" w:date="2016-07-08T15:31:00Z">
        <w:r w:rsidRPr="005446FC">
          <w:rPr>
            <w:rPrChange w:id="676" w:author="Lucas Garcia Tomiyama" w:date="2016-08-01T11:08:00Z">
              <w:rPr>
                <w:i/>
              </w:rPr>
            </w:rPrChange>
          </w:rPr>
          <w:t>, definição na coluna B)</w:t>
        </w:r>
      </w:ins>
      <w:ins w:id="677" w:author="Lucas Garcia Tomiyama" w:date="2016-07-08T15:41:00Z">
        <w:r w:rsidR="00662A40" w:rsidRPr="004F0062">
          <w:t>,</w:t>
        </w:r>
        <w:r w:rsidR="00662A40">
          <w:t xml:space="preserve"> e as operações (linha 3 em diante, definiç</w:t>
        </w:r>
      </w:ins>
      <w:ins w:id="678" w:author="Lucas Garcia Tomiyama" w:date="2016-07-08T15:42:00Z">
        <w:r w:rsidR="00662A40">
          <w:t>ões na coluna B).</w:t>
        </w:r>
      </w:ins>
    </w:p>
    <w:p w:rsidR="001238C8" w:rsidRDefault="001D6F84">
      <w:pPr>
        <w:rPr>
          <w:ins w:id="679" w:author="Lucas Garcia Tomiyama" w:date="2016-07-08T15:43:00Z"/>
        </w:rPr>
        <w:pPrChange w:id="680" w:author="Lucas Garcia Tomiyama" w:date="2016-07-08T15:28:00Z">
          <w:pPr>
            <w:pStyle w:val="Ttulo1"/>
          </w:pPr>
        </w:pPrChange>
      </w:pPr>
      <w:ins w:id="681" w:author="Lucas Garcia Tomiyama" w:date="2016-08-02T10:48:00Z">
        <w:r>
          <w:rPr>
            <w:noProof/>
            <w:lang w:eastAsia="pt-BR"/>
          </w:rPr>
          <w:lastRenderedPageBreak/>
          <w:drawing>
            <wp:inline distT="0" distB="0" distL="0" distR="0" wp14:anchorId="6B4B8E17" wp14:editId="7A19E04A">
              <wp:extent cx="5400040" cy="1523229"/>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523229"/>
                      </a:xfrm>
                      <a:prstGeom prst="rect">
                        <a:avLst/>
                      </a:prstGeom>
                    </pic:spPr>
                  </pic:pic>
                </a:graphicData>
              </a:graphic>
            </wp:inline>
          </w:drawing>
        </w:r>
      </w:ins>
    </w:p>
    <w:p w:rsidR="00662A40" w:rsidRDefault="00662A40">
      <w:pPr>
        <w:rPr>
          <w:ins w:id="682" w:author="Lucas Garcia Tomiyama" w:date="2016-07-08T15:43:00Z"/>
        </w:rPr>
        <w:pPrChange w:id="683" w:author="Lucas Garcia Tomiyama" w:date="2016-07-08T15:28:00Z">
          <w:pPr>
            <w:pStyle w:val="Ttulo1"/>
          </w:pPr>
        </w:pPrChange>
      </w:pPr>
      <w:ins w:id="684" w:author="Lucas Garcia Tomiyama" w:date="2016-07-08T15:43:00Z">
        <w:r>
          <w:t>Obs¹: Sempre coloque uma barra ”/” ao final do nível TAM</w:t>
        </w:r>
      </w:ins>
    </w:p>
    <w:p w:rsidR="00DB026C" w:rsidRDefault="001D6F84">
      <w:pPr>
        <w:rPr>
          <w:ins w:id="685" w:author="Lucas Garcia Tomiyama" w:date="2016-07-08T17:37:00Z"/>
        </w:rPr>
        <w:pPrChange w:id="686" w:author="Lucas Garcia Tomiyama" w:date="2016-08-02T10:51:00Z">
          <w:pPr>
            <w:spacing w:after="200"/>
          </w:pPr>
        </w:pPrChange>
      </w:pPr>
      <w:proofErr w:type="spellStart"/>
      <w:ins w:id="687" w:author="Lucas Garcia Tomiyama" w:date="2016-08-02T10:50:00Z">
        <w:r>
          <w:t>Obs</w:t>
        </w:r>
        <w:proofErr w:type="spellEnd"/>
        <w:r>
          <w:t xml:space="preserve"> </w:t>
        </w:r>
      </w:ins>
      <w:ins w:id="688" w:author="Lucas Garcia Tomiyama" w:date="2016-07-08T15:43:00Z">
        <w:r w:rsidR="00662A40">
          <w:t xml:space="preserve">²: Preencha o </w:t>
        </w:r>
        <w:r w:rsidR="00F03D8B">
          <w:t>nome do serviço e das operaç</w:t>
        </w:r>
      </w:ins>
      <w:ins w:id="689" w:author="Lucas Garcia Tomiyama" w:date="2016-07-08T16:19:00Z">
        <w:r w:rsidR="00F03D8B">
          <w:t>ões sempre com a primeira letra maiúscula.</w:t>
        </w:r>
      </w:ins>
      <w:ins w:id="690" w:author="Lucas Garcia Tomiyama" w:date="2016-07-08T16:21:00Z">
        <w:r w:rsidR="00F03D8B">
          <w:br/>
        </w:r>
      </w:ins>
      <w:ins w:id="691" w:author="Lucas Garcia Tomiyama" w:date="2016-08-02T10:50:00Z">
        <w:r>
          <w:t xml:space="preserve">Obs³: A célula do número do nível TAM deve ser do </w:t>
        </w:r>
        <w:r w:rsidRPr="001D6F84">
          <w:rPr>
            <w:b/>
            <w:rPrChange w:id="692" w:author="Lucas Garcia Tomiyama" w:date="2016-08-02T10:51:00Z">
              <w:rPr/>
            </w:rPrChange>
          </w:rPr>
          <w:t>tipo</w:t>
        </w:r>
        <w:r>
          <w:t xml:space="preserve"> </w:t>
        </w:r>
        <w:r w:rsidRPr="001D6F84">
          <w:rPr>
            <w:b/>
            <w:rPrChange w:id="693" w:author="Lucas Garcia Tomiyama" w:date="2016-08-02T10:51:00Z">
              <w:rPr/>
            </w:rPrChange>
          </w:rPr>
          <w:t>Texto</w:t>
        </w:r>
      </w:ins>
      <w:ins w:id="694" w:author="Lucas Garcia Tomiyama" w:date="2016-08-02T10:51:00Z">
        <w:r>
          <w:t>, dessa maneira é possível colocar “0” no começo</w:t>
        </w:r>
      </w:ins>
    </w:p>
    <w:p w:rsidR="00662A40" w:rsidRPr="00DB026C" w:rsidRDefault="00662A40">
      <w:pPr>
        <w:rPr>
          <w:ins w:id="695" w:author="Lucas Garcia Tomiyama" w:date="2016-07-08T15:25:00Z"/>
        </w:rPr>
        <w:pPrChange w:id="696" w:author="Lucas Garcia Tomiyama" w:date="2016-07-08T15:28:00Z">
          <w:pPr>
            <w:pStyle w:val="Ttulo1"/>
          </w:pPr>
        </w:pPrChange>
      </w:pPr>
    </w:p>
    <w:p w:rsidR="00930246" w:rsidRDefault="00930246">
      <w:pPr>
        <w:pStyle w:val="Ttulo2"/>
        <w:rPr>
          <w:ins w:id="697" w:author="Lucas Garcia Tomiyama" w:date="2016-07-08T16:20:00Z"/>
        </w:rPr>
        <w:pPrChange w:id="698" w:author="Lucas Garcia Tomiyama" w:date="2016-07-08T15:16:00Z">
          <w:pPr>
            <w:pStyle w:val="Ttulo1"/>
          </w:pPr>
        </w:pPrChange>
      </w:pPr>
      <w:bookmarkStart w:id="699" w:name="_Toc455762697"/>
      <w:ins w:id="700" w:author="Lucas Garcia Tomiyama" w:date="2016-07-08T15:25:00Z">
        <w:r>
          <w:t>Operações</w:t>
        </w:r>
      </w:ins>
      <w:bookmarkEnd w:id="699"/>
    </w:p>
    <w:p w:rsidR="00F03D8B" w:rsidRDefault="00F03D8B">
      <w:pPr>
        <w:rPr>
          <w:ins w:id="701" w:author="Lucas Garcia Tomiyama" w:date="2016-07-08T16:20:00Z"/>
        </w:rPr>
        <w:pPrChange w:id="702" w:author="Lucas Garcia Tomiyama" w:date="2016-07-08T16:20:00Z">
          <w:pPr>
            <w:pStyle w:val="Ttulo1"/>
          </w:pPr>
        </w:pPrChange>
      </w:pPr>
      <w:ins w:id="703" w:author="Lucas Garcia Tomiyama" w:date="2016-07-08T16:22:00Z">
        <w:r>
          <w:t xml:space="preserve">Nas abas de definição das operações definimos </w:t>
        </w:r>
      </w:ins>
      <w:ins w:id="704" w:author="Lucas Garcia Tomiyama" w:date="2016-07-08T16:24:00Z">
        <w:r>
          <w:t xml:space="preserve">os campos </w:t>
        </w:r>
      </w:ins>
      <w:ins w:id="705" w:author="Lucas Garcia Tomiyama" w:date="2016-07-08T16:22:00Z">
        <w:r>
          <w:t>de entrada e sa</w:t>
        </w:r>
      </w:ins>
      <w:ins w:id="706" w:author="Lucas Garcia Tomiyama" w:date="2016-07-08T16:23:00Z">
        <w:r>
          <w:t>ída da operação. Comtempla</w:t>
        </w:r>
      </w:ins>
      <w:ins w:id="707" w:author="Lucas Garcia Tomiyama" w:date="2016-07-08T16:24:00Z">
        <w:r>
          <w:t>m</w:t>
        </w:r>
      </w:ins>
      <w:ins w:id="708" w:author="Lucas Garcia Tomiyama" w:date="2016-07-08T16:23:00Z">
        <w:r>
          <w:t xml:space="preserve">-se informações da propriedade, </w:t>
        </w:r>
      </w:ins>
      <w:ins w:id="709" w:author="Lucas Garcia Tomiyama" w:date="2016-07-08T16:24:00Z">
        <w:r>
          <w:t>obrigatoriedades</w:t>
        </w:r>
      </w:ins>
      <w:ins w:id="710" w:author="Lucas Garcia Tomiyama" w:date="2016-07-08T16:23:00Z">
        <w:r>
          <w:t xml:space="preserve"> </w:t>
        </w:r>
      </w:ins>
      <w:ins w:id="711" w:author="Lucas Garcia Tomiyama" w:date="2016-07-08T16:24:00Z">
        <w:r>
          <w:t>dos campos, tipo de dados, Lista/</w:t>
        </w:r>
        <w:proofErr w:type="spellStart"/>
        <w:r>
          <w:t>Obj</w:t>
        </w:r>
        <w:proofErr w:type="spellEnd"/>
        <w:r>
          <w:t xml:space="preserve"> (define o nome da lista caso necess</w:t>
        </w:r>
      </w:ins>
      <w:ins w:id="712" w:author="Lucas Garcia Tomiyama" w:date="2016-07-08T16:25:00Z">
        <w:r>
          <w:t>ário, ou de um objeto criado), e um nome alternativo(caso o objeto referenciado seja recorrente).</w:t>
        </w:r>
      </w:ins>
    </w:p>
    <w:p w:rsidR="00F03D8B" w:rsidRDefault="00F03D8B">
      <w:pPr>
        <w:rPr>
          <w:ins w:id="713" w:author="Lucas Garcia Tomiyama" w:date="2016-07-08T16:25:00Z"/>
        </w:rPr>
        <w:pPrChange w:id="714" w:author="Lucas Garcia Tomiyama" w:date="2016-07-08T16:20:00Z">
          <w:pPr>
            <w:pStyle w:val="Ttulo1"/>
          </w:pPr>
        </w:pPrChange>
      </w:pPr>
      <w:ins w:id="715" w:author="Lucas Garcia Tomiyama" w:date="2016-07-08T16:20:00Z">
        <w:r>
          <w:rPr>
            <w:noProof/>
            <w:lang w:eastAsia="pt-BR"/>
          </w:rPr>
          <w:drawing>
            <wp:inline distT="0" distB="0" distL="0" distR="0" wp14:anchorId="101F17FB" wp14:editId="13E7ACA4">
              <wp:extent cx="5400040" cy="1248889"/>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248889"/>
                      </a:xfrm>
                      <a:prstGeom prst="rect">
                        <a:avLst/>
                      </a:prstGeom>
                    </pic:spPr>
                  </pic:pic>
                </a:graphicData>
              </a:graphic>
            </wp:inline>
          </w:drawing>
        </w:r>
      </w:ins>
    </w:p>
    <w:p w:rsidR="00F03D8B" w:rsidRPr="00DB026C" w:rsidRDefault="00F03D8B">
      <w:pPr>
        <w:rPr>
          <w:ins w:id="716" w:author="Lucas Garcia Tomiyama" w:date="2016-07-08T15:26:00Z"/>
        </w:rPr>
        <w:pPrChange w:id="717" w:author="Lucas Garcia Tomiyama" w:date="2016-07-08T16:20:00Z">
          <w:pPr>
            <w:pStyle w:val="Ttulo1"/>
          </w:pPr>
        </w:pPrChange>
      </w:pPr>
    </w:p>
    <w:p w:rsidR="00930246" w:rsidRDefault="00930246">
      <w:pPr>
        <w:pStyle w:val="Ttulo3"/>
        <w:rPr>
          <w:ins w:id="718" w:author="Lucas Garcia Tomiyama" w:date="2016-07-08T16:32:00Z"/>
        </w:rPr>
        <w:pPrChange w:id="719" w:author="Lucas Garcia Tomiyama" w:date="2016-08-01T10:59:00Z">
          <w:pPr>
            <w:pStyle w:val="Ttulo1"/>
          </w:pPr>
        </w:pPrChange>
      </w:pPr>
      <w:bookmarkStart w:id="720" w:name="_Toc455762698"/>
      <w:ins w:id="721" w:author="Lucas Garcia Tomiyama" w:date="2016-07-08T15:26:00Z">
        <w:r>
          <w:t>Referências</w:t>
        </w:r>
      </w:ins>
      <w:bookmarkEnd w:id="720"/>
    </w:p>
    <w:p w:rsidR="00D71773" w:rsidRPr="00DB026C" w:rsidRDefault="00D71773">
      <w:pPr>
        <w:rPr>
          <w:ins w:id="722" w:author="Lucas Garcia Tomiyama" w:date="2016-07-08T16:26:00Z"/>
        </w:rPr>
        <w:pPrChange w:id="723" w:author="Lucas Garcia Tomiyama" w:date="2016-07-08T16:32:00Z">
          <w:pPr>
            <w:pStyle w:val="Ttulo1"/>
          </w:pPr>
        </w:pPrChange>
      </w:pPr>
      <w:ins w:id="724" w:author="Lucas Garcia Tomiyama" w:date="2016-07-08T16:32:00Z">
        <w:r>
          <w:t>Para definir os campos de entra e saída dos serviços, montamos uma estrutura separada por pontos</w:t>
        </w:r>
        <w:r w:rsidRPr="00D71773">
          <w:rPr>
            <w:i/>
            <w:rPrChange w:id="725" w:author="Lucas Garcia Tomiyama" w:date="2016-07-08T16:33:00Z">
              <w:rPr>
                <w:b w:val="0"/>
                <w:bCs w:val="0"/>
              </w:rPr>
            </w:rPrChange>
          </w:rPr>
          <w:t>(“</w:t>
        </w:r>
      </w:ins>
      <w:ins w:id="726" w:author="Lucas Garcia Tomiyama" w:date="2016-07-08T16:33:00Z">
        <w:r w:rsidRPr="00D71773">
          <w:rPr>
            <w:i/>
            <w:rPrChange w:id="727" w:author="Lucas Garcia Tomiyama" w:date="2016-07-08T16:33:00Z">
              <w:rPr>
                <w:b w:val="0"/>
                <w:bCs w:val="0"/>
              </w:rPr>
            </w:rPrChange>
          </w:rPr>
          <w:t>.”</w:t>
        </w:r>
      </w:ins>
      <w:ins w:id="728" w:author="Lucas Garcia Tomiyama" w:date="2016-07-08T16:32:00Z">
        <w:r w:rsidRPr="00D71773">
          <w:rPr>
            <w:i/>
            <w:rPrChange w:id="729" w:author="Lucas Garcia Tomiyama" w:date="2016-07-08T16:33:00Z">
              <w:rPr>
                <w:b w:val="0"/>
                <w:bCs w:val="0"/>
              </w:rPr>
            </w:rPrChange>
          </w:rPr>
          <w:t>)</w:t>
        </w:r>
        <w:r>
          <w:t xml:space="preserve"> que definem a entidade canônica que esta sendo utilizada e o campo desse canônico </w:t>
        </w:r>
      </w:ins>
      <w:ins w:id="730" w:author="Lucas Garcia Tomiyama" w:date="2016-07-08T16:33:00Z">
        <w:r>
          <w:t xml:space="preserve">. Lembrando que o penúltimo item da estrutura de pontos é o canônico e o ultimo a sua propriedade. </w:t>
        </w:r>
        <w:r w:rsidRPr="00D71773">
          <w:rPr>
            <w:b/>
            <w:color w:val="FF0000"/>
            <w:rPrChange w:id="731" w:author="Lucas Garcia Tomiyama" w:date="2016-07-08T16:34:00Z">
              <w:rPr>
                <w:b w:val="0"/>
                <w:bCs w:val="0"/>
              </w:rPr>
            </w:rPrChange>
          </w:rPr>
          <w:t>SEMPRE</w:t>
        </w:r>
        <w:r w:rsidRPr="00D71773">
          <w:rPr>
            <w:color w:val="FF0000"/>
            <w:rPrChange w:id="732" w:author="Lucas Garcia Tomiyama" w:date="2016-07-08T16:34:00Z">
              <w:rPr>
                <w:b w:val="0"/>
                <w:bCs w:val="0"/>
              </w:rPr>
            </w:rPrChange>
          </w:rPr>
          <w:t xml:space="preserve"> </w:t>
        </w:r>
        <w:r>
          <w:t xml:space="preserve">será utilizado com base o </w:t>
        </w:r>
      </w:ins>
      <w:ins w:id="733" w:author="Lucas Garcia Tomiyama" w:date="2016-07-08T16:34:00Z">
        <w:r>
          <w:t>canônico.</w:t>
        </w:r>
      </w:ins>
      <w:ins w:id="734" w:author="Lucas Garcia Tomiyama" w:date="2016-07-08T16:33:00Z">
        <w:r>
          <w:t xml:space="preserve"> </w:t>
        </w:r>
      </w:ins>
    </w:p>
    <w:p w:rsidR="00F03D8B" w:rsidRPr="00DB026C" w:rsidRDefault="00D71773">
      <w:pPr>
        <w:rPr>
          <w:ins w:id="735" w:author="Lucas Garcia Tomiyama" w:date="2016-07-08T15:26:00Z"/>
        </w:rPr>
        <w:pPrChange w:id="736" w:author="Lucas Garcia Tomiyama" w:date="2016-07-08T16:26:00Z">
          <w:pPr>
            <w:pStyle w:val="Ttulo1"/>
          </w:pPr>
        </w:pPrChange>
      </w:pPr>
      <w:ins w:id="737" w:author="Lucas Garcia Tomiyama" w:date="2016-07-08T16:31:00Z">
        <w:r>
          <w:rPr>
            <w:noProof/>
            <w:lang w:eastAsia="pt-BR"/>
          </w:rPr>
          <w:drawing>
            <wp:inline distT="0" distB="0" distL="0" distR="0" wp14:anchorId="02D790B9" wp14:editId="22D7A887">
              <wp:extent cx="3962400" cy="18954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1895475"/>
                      </a:xfrm>
                      <a:prstGeom prst="rect">
                        <a:avLst/>
                      </a:prstGeom>
                      <a:noFill/>
                      <a:ln>
                        <a:noFill/>
                      </a:ln>
                    </pic:spPr>
                  </pic:pic>
                </a:graphicData>
              </a:graphic>
            </wp:inline>
          </w:drawing>
        </w:r>
      </w:ins>
    </w:p>
    <w:p w:rsidR="00930246" w:rsidRDefault="00930246">
      <w:pPr>
        <w:pStyle w:val="Ttulo3"/>
        <w:rPr>
          <w:ins w:id="738" w:author="Lucas Garcia Tomiyama" w:date="2016-07-08T16:39:00Z"/>
        </w:rPr>
        <w:pPrChange w:id="739" w:author="Lucas Garcia Tomiyama" w:date="2016-08-01T10:59:00Z">
          <w:pPr>
            <w:pStyle w:val="Ttulo1"/>
          </w:pPr>
        </w:pPrChange>
      </w:pPr>
      <w:bookmarkStart w:id="740" w:name="_Toc455762699"/>
      <w:proofErr w:type="spellStart"/>
      <w:ins w:id="741" w:author="Lucas Garcia Tomiyama" w:date="2016-07-08T15:26:00Z">
        <w:r>
          <w:t>ComplexTypes</w:t>
        </w:r>
      </w:ins>
      <w:bookmarkEnd w:id="740"/>
      <w:proofErr w:type="spellEnd"/>
    </w:p>
    <w:p w:rsidR="00D71773" w:rsidRPr="00DB026C" w:rsidRDefault="00D71773">
      <w:pPr>
        <w:rPr>
          <w:ins w:id="742" w:author="Lucas Garcia Tomiyama" w:date="2016-07-08T16:34:00Z"/>
        </w:rPr>
        <w:pPrChange w:id="743" w:author="Lucas Garcia Tomiyama" w:date="2016-07-08T16:39:00Z">
          <w:pPr>
            <w:pStyle w:val="Ttulo1"/>
          </w:pPr>
        </w:pPrChange>
      </w:pPr>
      <w:ins w:id="744" w:author="Lucas Garcia Tomiyama" w:date="2016-07-08T16:39:00Z">
        <w:r>
          <w:t xml:space="preserve">Caso seja necessário criar um tipo complexo para abrigar outras propriedades, será possível criando um nível anterior </w:t>
        </w:r>
      </w:ins>
      <w:ins w:id="745" w:author="Lucas Garcia Tomiyama" w:date="2016-07-08T16:40:00Z">
        <w:r>
          <w:t>na estrutura separada por pontos, como segue na imagem:</w:t>
        </w:r>
      </w:ins>
    </w:p>
    <w:p w:rsidR="00D71773" w:rsidRPr="00DB026C" w:rsidRDefault="00D71773">
      <w:pPr>
        <w:rPr>
          <w:ins w:id="746" w:author="Lucas Garcia Tomiyama" w:date="2016-07-08T15:26:00Z"/>
        </w:rPr>
        <w:pPrChange w:id="747" w:author="Lucas Garcia Tomiyama" w:date="2016-07-08T16:34:00Z">
          <w:pPr>
            <w:pStyle w:val="Ttulo1"/>
          </w:pPr>
        </w:pPrChange>
      </w:pPr>
      <w:ins w:id="748" w:author="Lucas Garcia Tomiyama" w:date="2016-07-08T16:39:00Z">
        <w:r>
          <w:rPr>
            <w:noProof/>
            <w:lang w:eastAsia="pt-BR"/>
          </w:rPr>
          <w:lastRenderedPageBreak/>
          <w:drawing>
            <wp:inline distT="0" distB="0" distL="0" distR="0" wp14:anchorId="7C2E70BD" wp14:editId="1CA80770">
              <wp:extent cx="3990975" cy="68580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ins>
    </w:p>
    <w:p w:rsidR="00930246" w:rsidRDefault="00930246">
      <w:pPr>
        <w:pStyle w:val="Ttulo3"/>
        <w:rPr>
          <w:ins w:id="749" w:author="Lucas Garcia Tomiyama" w:date="2016-07-08T16:43:00Z"/>
        </w:rPr>
        <w:pPrChange w:id="750" w:author="Lucas Garcia Tomiyama" w:date="2016-08-01T10:59:00Z">
          <w:pPr>
            <w:pStyle w:val="Ttulo1"/>
          </w:pPr>
        </w:pPrChange>
      </w:pPr>
      <w:bookmarkStart w:id="751" w:name="_Toc455762700"/>
      <w:ins w:id="752" w:author="Lucas Garcia Tomiyama" w:date="2016-07-08T15:26:00Z">
        <w:r>
          <w:t>Listas</w:t>
        </w:r>
      </w:ins>
      <w:bookmarkEnd w:id="751"/>
    </w:p>
    <w:p w:rsidR="0048578E" w:rsidRDefault="0048578E">
      <w:pPr>
        <w:rPr>
          <w:ins w:id="753" w:author="Lucas Garcia Tomiyama" w:date="2016-07-08T16:44:00Z"/>
        </w:rPr>
        <w:pPrChange w:id="754" w:author="Lucas Garcia Tomiyama" w:date="2016-07-08T16:43:00Z">
          <w:pPr>
            <w:pStyle w:val="Ttulo1"/>
          </w:pPr>
        </w:pPrChange>
      </w:pPr>
      <w:ins w:id="755" w:author="Lucas Garcia Tomiyama" w:date="2016-07-08T16:43:00Z">
        <w:r>
          <w:t xml:space="preserve">Para criar listas devemos criar um nome para lista no plural, um tipo complexo para abrigar as propriedades da lista seguido de </w:t>
        </w:r>
      </w:ins>
      <w:ins w:id="756" w:author="Lucas Garcia Tomiyama" w:date="2016-07-08T16:44:00Z">
        <w:r w:rsidRPr="0048578E">
          <w:rPr>
            <w:i/>
            <w:rPrChange w:id="757" w:author="Lucas Garcia Tomiyama" w:date="2016-07-08T16:44:00Z">
              <w:rPr>
                <w:b w:val="0"/>
                <w:bCs w:val="0"/>
              </w:rPr>
            </w:rPrChange>
          </w:rPr>
          <w:t>“[?]”</w:t>
        </w:r>
        <w:r>
          <w:t>.</w:t>
        </w:r>
      </w:ins>
      <w:ins w:id="758" w:author="Lucas Garcia Tomiyama" w:date="2016-07-08T16:51:00Z">
        <w:r>
          <w:t xml:space="preserve"> Como segue no</w:t>
        </w:r>
      </w:ins>
      <w:ins w:id="759" w:author="Lucas Garcia Tomiyama" w:date="2016-07-08T16:52:00Z">
        <w:r>
          <w:t xml:space="preserve"> exemplo a seguir:</w:t>
        </w:r>
      </w:ins>
    </w:p>
    <w:p w:rsidR="0048578E" w:rsidRPr="00DB026C" w:rsidRDefault="0048578E">
      <w:pPr>
        <w:rPr>
          <w:ins w:id="760" w:author="Lucas Garcia Tomiyama" w:date="2016-07-06T15:48:00Z"/>
        </w:rPr>
        <w:pPrChange w:id="761" w:author="Lucas Garcia Tomiyama" w:date="2016-07-08T16:43:00Z">
          <w:pPr>
            <w:pStyle w:val="Ttulo1"/>
          </w:pPr>
        </w:pPrChange>
      </w:pPr>
      <w:ins w:id="762" w:author="Lucas Garcia Tomiyama" w:date="2016-07-08T16:51:00Z">
        <w:r>
          <w:rPr>
            <w:noProof/>
            <w:lang w:eastAsia="pt-BR"/>
          </w:rPr>
          <w:drawing>
            <wp:inline distT="0" distB="0" distL="0" distR="0" wp14:anchorId="6DEA49A7" wp14:editId="50187F95">
              <wp:extent cx="4857750" cy="10477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1047750"/>
                      </a:xfrm>
                      <a:prstGeom prst="rect">
                        <a:avLst/>
                      </a:prstGeom>
                      <a:noFill/>
                      <a:ln>
                        <a:noFill/>
                      </a:ln>
                    </pic:spPr>
                  </pic:pic>
                </a:graphicData>
              </a:graphic>
            </wp:inline>
          </w:drawing>
        </w:r>
      </w:ins>
      <w:ins w:id="763" w:author="Lucas Garcia Tomiyama" w:date="2016-07-08T16:52:00Z">
        <w:r w:rsidR="00F95AFF">
          <w:br/>
        </w:r>
      </w:ins>
    </w:p>
    <w:p w:rsidR="00122C7C" w:rsidRDefault="00B61695">
      <w:pPr>
        <w:pStyle w:val="Ttulo1"/>
        <w:rPr>
          <w:ins w:id="764" w:author="Lucas Garcia Tomiyama" w:date="2016-07-04T17:35:00Z"/>
        </w:rPr>
        <w:pPrChange w:id="765" w:author="Lucas Garcia Tomiyama" w:date="2016-07-08T15:27:00Z">
          <w:pPr/>
        </w:pPrChange>
      </w:pPr>
      <w:bookmarkStart w:id="766" w:name="_Toc455762701"/>
      <w:ins w:id="767" w:author="Lucas Garcia Tomiyama" w:date="2016-07-05T10:13:00Z">
        <w:r>
          <w:t xml:space="preserve">Detalhamento das </w:t>
        </w:r>
      </w:ins>
      <w:ins w:id="768" w:author="Lucas Garcia Tomiyama" w:date="2016-07-04T17:35:00Z">
        <w:r w:rsidR="004A759E">
          <w:t>Funcionalidades</w:t>
        </w:r>
        <w:bookmarkEnd w:id="766"/>
      </w:ins>
    </w:p>
    <w:p w:rsidR="004F12F1" w:rsidRPr="004F12F1" w:rsidRDefault="004A759E">
      <w:pPr>
        <w:pStyle w:val="Ttulo2"/>
        <w:rPr>
          <w:ins w:id="769" w:author="Lucas Garcia Tomiyama" w:date="2016-07-04T17:53:00Z"/>
        </w:rPr>
      </w:pPr>
      <w:bookmarkStart w:id="770" w:name="_Toc455762702"/>
      <w:ins w:id="771" w:author="Lucas Garcia Tomiyama" w:date="2016-07-04T17:35:00Z">
        <w:r>
          <w:t>Gerador de contratos</w:t>
        </w:r>
      </w:ins>
      <w:bookmarkEnd w:id="770"/>
    </w:p>
    <w:p w:rsidR="004A759E" w:rsidRDefault="004A759E">
      <w:pPr>
        <w:pStyle w:val="Ttulo3"/>
        <w:rPr>
          <w:ins w:id="772" w:author="Lucas Garcia Tomiyama" w:date="2016-07-07T16:44:00Z"/>
        </w:rPr>
        <w:pPrChange w:id="773" w:author="Lucas Garcia Tomiyama" w:date="2016-08-01T10:59:00Z">
          <w:pPr>
            <w:pStyle w:val="Ttulo2"/>
          </w:pPr>
        </w:pPrChange>
      </w:pPr>
      <w:bookmarkStart w:id="774" w:name="_Toc455762703"/>
      <w:ins w:id="775" w:author="Lucas Garcia Tomiyama" w:date="2016-07-04T17:36:00Z">
        <w:r>
          <w:t>Finalidade</w:t>
        </w:r>
      </w:ins>
      <w:bookmarkEnd w:id="774"/>
    </w:p>
    <w:p w:rsidR="004F12F1" w:rsidRPr="006908E7" w:rsidRDefault="004F12F1" w:rsidP="004F12F1">
      <w:pPr>
        <w:rPr>
          <w:ins w:id="776" w:author="Lucas Garcia Tomiyama" w:date="2016-07-08T10:50:00Z"/>
          <w:bCs/>
        </w:rPr>
      </w:pPr>
      <w:ins w:id="777" w:author="Lucas Garcia Tomiyama" w:date="2016-07-08T10:50:00Z">
        <w:r>
          <w:rPr>
            <w:bCs/>
          </w:rPr>
          <w:t>A idealização desta funcionalidade surgiu da necessidade de automatizar o processo de geração</w:t>
        </w:r>
      </w:ins>
      <w:ins w:id="778" w:author="Lucas Garcia Tomiyama" w:date="2016-07-08T11:50:00Z">
        <w:r w:rsidR="00456BF0">
          <w:rPr>
            <w:bCs/>
          </w:rPr>
          <w:t xml:space="preserve"> de</w:t>
        </w:r>
      </w:ins>
      <w:ins w:id="779" w:author="Lucas Garcia Tomiyama" w:date="2016-07-08T10:50:00Z">
        <w:r>
          <w:rPr>
            <w:bCs/>
          </w:rPr>
          <w:t xml:space="preserve"> documentos de definição de serviço (WSDL) e de definição de esquema de trafego de dados (XSD). Motivação essa que foi conduzida de maneira que fosse mitigado os riscos de erro, gerados por erros de digitação, falta de conhecimento técnico, ou quaisquer outras distrações que podem ser consideradas por interferência humana.</w:t>
        </w:r>
        <w:r>
          <w:rPr>
            <w:bCs/>
          </w:rPr>
          <w:br/>
          <w:t xml:space="preserve">Além de mitigar riscos, o projeto visa também reduzir consideravelmente o tempo de desenvolvimento dos </w:t>
        </w:r>
        <w:proofErr w:type="spellStart"/>
        <w:r>
          <w:rPr>
            <w:bCs/>
          </w:rPr>
          <w:t>WSDLs</w:t>
        </w:r>
        <w:proofErr w:type="spellEnd"/>
        <w:r>
          <w:rPr>
            <w:bCs/>
          </w:rPr>
          <w:t xml:space="preserve"> e </w:t>
        </w:r>
        <w:proofErr w:type="spellStart"/>
        <w:r>
          <w:rPr>
            <w:bCs/>
          </w:rPr>
          <w:t>XSDs</w:t>
        </w:r>
        <w:proofErr w:type="spellEnd"/>
        <w:r>
          <w:rPr>
            <w:bCs/>
          </w:rPr>
          <w:t xml:space="preserve">, se comparado é claro com o desenvolvimento manual. </w:t>
        </w:r>
      </w:ins>
    </w:p>
    <w:p w:rsidR="004A759E" w:rsidRDefault="004A759E">
      <w:pPr>
        <w:pStyle w:val="Ttulo3"/>
        <w:rPr>
          <w:ins w:id="780" w:author="Lucas Garcia Tomiyama" w:date="2016-07-07T16:44:00Z"/>
        </w:rPr>
        <w:pPrChange w:id="781" w:author="Lucas Garcia Tomiyama" w:date="2016-08-01T10:59:00Z">
          <w:pPr>
            <w:pStyle w:val="Ttulo2"/>
            <w:ind w:left="360"/>
          </w:pPr>
        </w:pPrChange>
      </w:pPr>
      <w:bookmarkStart w:id="782" w:name="_Toc455762704"/>
      <w:ins w:id="783" w:author="Lucas Garcia Tomiyama" w:date="2016-07-04T17:35:00Z">
        <w:r>
          <w:t>Diagrama de sequenc</w:t>
        </w:r>
      </w:ins>
      <w:ins w:id="784" w:author="Lucas Garcia Tomiyama" w:date="2016-07-04T17:36:00Z">
        <w:r>
          <w:t>ia</w:t>
        </w:r>
      </w:ins>
      <w:bookmarkEnd w:id="782"/>
    </w:p>
    <w:p w:rsidR="005077FD" w:rsidRPr="004F12F1" w:rsidRDefault="004F12F1">
      <w:pPr>
        <w:rPr>
          <w:ins w:id="785" w:author="Lucas Garcia Tomiyama" w:date="2016-07-05T14:51:00Z"/>
        </w:rPr>
        <w:pPrChange w:id="786" w:author="Lucas Garcia Tomiyama" w:date="2016-07-07T16:44:00Z">
          <w:pPr>
            <w:pStyle w:val="Ttulo2"/>
            <w:ind w:left="360"/>
          </w:pPr>
        </w:pPrChange>
      </w:pPr>
      <w:ins w:id="787" w:author="Lucas Garcia Tomiyama" w:date="2016-07-08T10:48:00Z">
        <w:r>
          <w:rPr>
            <w:noProof/>
            <w:lang w:eastAsia="pt-BR"/>
          </w:rPr>
          <w:drawing>
            <wp:inline distT="0" distB="0" distL="0" distR="0" wp14:anchorId="607D312A" wp14:editId="3DD40AAC">
              <wp:extent cx="5400040" cy="2934619"/>
              <wp:effectExtent l="0" t="0" r="0" b="0"/>
              <wp:docPr id="1" name="Imagem 1" descr="C:\Users\lgarciat\Desktop\FSI.Exposition.For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arciat\Desktop\FSI.Exposition.Forms.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34619"/>
                      </a:xfrm>
                      <a:prstGeom prst="rect">
                        <a:avLst/>
                      </a:prstGeom>
                      <a:noFill/>
                      <a:ln>
                        <a:noFill/>
                      </a:ln>
                    </pic:spPr>
                  </pic:pic>
                </a:graphicData>
              </a:graphic>
            </wp:inline>
          </w:drawing>
        </w:r>
      </w:ins>
    </w:p>
    <w:p w:rsidR="00C65CCD" w:rsidRDefault="00B61695">
      <w:pPr>
        <w:pStyle w:val="Ttulo3"/>
        <w:rPr>
          <w:ins w:id="788" w:author="Lucas Garcia Tomiyama" w:date="2016-07-05T14:51:00Z"/>
        </w:rPr>
        <w:pPrChange w:id="789" w:author="Lucas Garcia Tomiyama" w:date="2016-08-01T10:59:00Z">
          <w:pPr>
            <w:pStyle w:val="Ttulo2"/>
            <w:ind w:left="0"/>
          </w:pPr>
        </w:pPrChange>
      </w:pPr>
      <w:bookmarkStart w:id="790" w:name="_Toc455762705"/>
      <w:ins w:id="791" w:author="Lucas Garcia Tomiyama" w:date="2016-07-05T10:14:00Z">
        <w:r>
          <w:t>Utilização</w:t>
        </w:r>
      </w:ins>
      <w:bookmarkEnd w:id="790"/>
    </w:p>
    <w:p w:rsidR="00122C7C" w:rsidRDefault="006125E6">
      <w:pPr>
        <w:rPr>
          <w:ins w:id="792" w:author="Lucas Garcia Tomiyama" w:date="2016-07-08T11:49:00Z"/>
        </w:rPr>
        <w:pPrChange w:id="793" w:author="Lucas Garcia Tomiyama" w:date="2016-07-05T14:51:00Z">
          <w:pPr>
            <w:pStyle w:val="Ttulo2"/>
            <w:ind w:left="0"/>
          </w:pPr>
        </w:pPrChange>
      </w:pPr>
      <w:ins w:id="794" w:author="Lucas Garcia Tomiyama" w:date="2016-07-08T11:15:00Z">
        <w:r>
          <w:t xml:space="preserve">Ao executar a ferramenta, abrindo o arquivo </w:t>
        </w:r>
      </w:ins>
      <w:ins w:id="795" w:author="Lucas Garcia Tomiyama" w:date="2016-07-08T11:16:00Z">
        <w:r>
          <w:t>“</w:t>
        </w:r>
      </w:ins>
      <w:ins w:id="796" w:author="Lucas Garcia Tomiyama" w:date="2016-07-08T11:15:00Z">
        <w:r w:rsidRPr="006125E6">
          <w:rPr>
            <w:b/>
            <w:i/>
            <w:rPrChange w:id="797" w:author="Lucas Garcia Tomiyama" w:date="2016-07-08T11:16:00Z">
              <w:rPr/>
            </w:rPrChange>
          </w:rPr>
          <w:t>FSI.Exposition.Forms.exe</w:t>
        </w:r>
      </w:ins>
      <w:ins w:id="798" w:author="Lucas Garcia Tomiyama" w:date="2016-07-08T11:16:00Z">
        <w:r>
          <w:rPr>
            <w:b/>
            <w:i/>
          </w:rPr>
          <w:t>”</w:t>
        </w:r>
      </w:ins>
      <w:ins w:id="799" w:author="Lucas Garcia Tomiyama" w:date="2016-07-08T11:18:00Z">
        <w:r>
          <w:t xml:space="preserve">, </w:t>
        </w:r>
      </w:ins>
      <w:ins w:id="800" w:author="Lucas Garcia Tomiyama" w:date="2016-07-08T11:47:00Z">
        <w:r w:rsidR="00456BF0">
          <w:t xml:space="preserve">acesse o menu </w:t>
        </w:r>
      </w:ins>
      <w:ins w:id="801" w:author="Lucas Garcia Tomiyama" w:date="2016-07-08T11:48:00Z">
        <w:r w:rsidR="00456BF0" w:rsidRPr="00456BF0">
          <w:rPr>
            <w:b/>
            <w:rPrChange w:id="802" w:author="Lucas Garcia Tomiyama" w:date="2016-07-08T11:48:00Z">
              <w:rPr>
                <w:b w:val="0"/>
                <w:bCs w:val="0"/>
              </w:rPr>
            </w:rPrChange>
          </w:rPr>
          <w:t>“</w:t>
        </w:r>
      </w:ins>
      <w:ins w:id="803" w:author="Lucas Garcia Tomiyama" w:date="2016-07-08T11:47:00Z">
        <w:r w:rsidR="00456BF0" w:rsidRPr="00456BF0">
          <w:rPr>
            <w:b/>
            <w:rPrChange w:id="804" w:author="Lucas Garcia Tomiyama" w:date="2016-07-08T11:48:00Z">
              <w:rPr>
                <w:b w:val="0"/>
                <w:bCs w:val="0"/>
              </w:rPr>
            </w:rPrChange>
          </w:rPr>
          <w:t>Ferramentas</w:t>
        </w:r>
      </w:ins>
      <w:ins w:id="805" w:author="Lucas Garcia Tomiyama" w:date="2016-07-08T11:48:00Z">
        <w:r w:rsidR="00456BF0" w:rsidRPr="00456BF0">
          <w:rPr>
            <w:b/>
            <w:rPrChange w:id="806" w:author="Lucas Garcia Tomiyama" w:date="2016-07-08T11:48:00Z">
              <w:rPr>
                <w:bCs w:val="0"/>
              </w:rPr>
            </w:rPrChange>
          </w:rPr>
          <w:t>”</w:t>
        </w:r>
      </w:ins>
      <w:ins w:id="807" w:author="Lucas Garcia Tomiyama" w:date="2016-07-08T11:47:00Z">
        <w:r w:rsidR="00456BF0" w:rsidRPr="00456BF0">
          <w:rPr>
            <w:b/>
            <w:rPrChange w:id="808" w:author="Lucas Garcia Tomiyama" w:date="2016-07-08T11:48:00Z">
              <w:rPr>
                <w:b w:val="0"/>
                <w:bCs w:val="0"/>
              </w:rPr>
            </w:rPrChange>
          </w:rPr>
          <w:t xml:space="preserve"> (</w:t>
        </w:r>
        <w:proofErr w:type="spellStart"/>
        <w:r w:rsidR="00456BF0" w:rsidRPr="00456BF0">
          <w:rPr>
            <w:b/>
            <w:rPrChange w:id="809" w:author="Lucas Garcia Tomiyama" w:date="2016-07-08T11:48:00Z">
              <w:rPr>
                <w:b w:val="0"/>
                <w:bCs w:val="0"/>
              </w:rPr>
            </w:rPrChange>
          </w:rPr>
          <w:t>Alt+F</w:t>
        </w:r>
        <w:proofErr w:type="spellEnd"/>
        <w:r w:rsidR="00456BF0" w:rsidRPr="00456BF0">
          <w:rPr>
            <w:b/>
            <w:rPrChange w:id="810" w:author="Lucas Garcia Tomiyama" w:date="2016-07-08T11:48:00Z">
              <w:rPr>
                <w:b w:val="0"/>
                <w:bCs w:val="0"/>
              </w:rPr>
            </w:rPrChange>
          </w:rPr>
          <w:t>),</w:t>
        </w:r>
        <w:r w:rsidR="00456BF0">
          <w:t xml:space="preserve"> em seguida a opç</w:t>
        </w:r>
      </w:ins>
      <w:ins w:id="811" w:author="Lucas Garcia Tomiyama" w:date="2016-07-08T11:48:00Z">
        <w:r w:rsidR="00456BF0">
          <w:t xml:space="preserve">ão </w:t>
        </w:r>
        <w:r w:rsidR="00456BF0" w:rsidRPr="00456BF0">
          <w:rPr>
            <w:b/>
            <w:rPrChange w:id="812" w:author="Lucas Garcia Tomiyama" w:date="2016-07-08T11:48:00Z">
              <w:rPr>
                <w:b w:val="0"/>
                <w:bCs w:val="0"/>
              </w:rPr>
            </w:rPrChange>
          </w:rPr>
          <w:t>“</w:t>
        </w:r>
        <w:proofErr w:type="spellStart"/>
        <w:r w:rsidR="00456BF0" w:rsidRPr="00456BF0">
          <w:rPr>
            <w:b/>
            <w:rPrChange w:id="813" w:author="Lucas Garcia Tomiyama" w:date="2016-07-08T11:48:00Z">
              <w:rPr>
                <w:b w:val="0"/>
                <w:bCs w:val="0"/>
              </w:rPr>
            </w:rPrChange>
          </w:rPr>
          <w:t>Contract</w:t>
        </w:r>
        <w:proofErr w:type="spellEnd"/>
        <w:r w:rsidR="00456BF0" w:rsidRPr="00456BF0">
          <w:rPr>
            <w:b/>
            <w:rPrChange w:id="814" w:author="Lucas Garcia Tomiyama" w:date="2016-07-08T11:48:00Z">
              <w:rPr>
                <w:b w:val="0"/>
                <w:bCs w:val="0"/>
              </w:rPr>
            </w:rPrChange>
          </w:rPr>
          <w:t xml:space="preserve"> Tool” (C)</w:t>
        </w:r>
      </w:ins>
      <w:ins w:id="815" w:author="Lucas Garcia Tomiyama" w:date="2016-07-08T11:49:00Z">
        <w:r w:rsidR="00456BF0">
          <w:rPr>
            <w:b/>
          </w:rPr>
          <w:t>.</w:t>
        </w:r>
      </w:ins>
    </w:p>
    <w:p w:rsidR="00456BF0" w:rsidRDefault="00456BF0">
      <w:pPr>
        <w:jc w:val="center"/>
        <w:rPr>
          <w:ins w:id="816" w:author="Lucas Garcia Tomiyama" w:date="2016-07-08T11:50:00Z"/>
        </w:rPr>
        <w:pPrChange w:id="817" w:author="Lucas Garcia Tomiyama" w:date="2016-07-08T11:50:00Z">
          <w:pPr>
            <w:pStyle w:val="Ttulo2"/>
            <w:ind w:left="0"/>
          </w:pPr>
        </w:pPrChange>
      </w:pPr>
      <w:ins w:id="818" w:author="Lucas Garcia Tomiyama" w:date="2016-07-08T11:49:00Z">
        <w:r>
          <w:rPr>
            <w:noProof/>
            <w:lang w:eastAsia="pt-BR"/>
          </w:rPr>
          <w:lastRenderedPageBreak/>
          <w:drawing>
            <wp:inline distT="0" distB="0" distL="0" distR="0" wp14:anchorId="073F1E0F" wp14:editId="1B70E67D">
              <wp:extent cx="3019425" cy="18192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9425" cy="1819275"/>
                      </a:xfrm>
                      <a:prstGeom prst="rect">
                        <a:avLst/>
                      </a:prstGeom>
                    </pic:spPr>
                  </pic:pic>
                </a:graphicData>
              </a:graphic>
            </wp:inline>
          </w:drawing>
        </w:r>
      </w:ins>
    </w:p>
    <w:p w:rsidR="0076622C" w:rsidRDefault="0076622C">
      <w:pPr>
        <w:jc w:val="center"/>
        <w:rPr>
          <w:ins w:id="819" w:author="Lucas Garcia Tomiyama" w:date="2016-07-08T11:51:00Z"/>
          <w:i/>
          <w:color w:val="808080" w:themeColor="background1" w:themeShade="80"/>
        </w:rPr>
        <w:pPrChange w:id="820" w:author="Lucas Garcia Tomiyama" w:date="2016-07-08T11:50:00Z">
          <w:pPr>
            <w:pStyle w:val="Ttulo2"/>
            <w:ind w:left="0"/>
          </w:pPr>
        </w:pPrChange>
      </w:pPr>
      <w:ins w:id="821" w:author="Lucas Garcia Tomiyama" w:date="2016-07-08T11:50:00Z">
        <w:r w:rsidRPr="0076622C">
          <w:rPr>
            <w:b/>
            <w:i/>
            <w:color w:val="808080" w:themeColor="background1" w:themeShade="80"/>
            <w:rPrChange w:id="822" w:author="Lucas Garcia Tomiyama" w:date="2016-07-08T11:51:00Z">
              <w:rPr>
                <w:b w:val="0"/>
                <w:bCs w:val="0"/>
              </w:rPr>
            </w:rPrChange>
          </w:rPr>
          <w:t>(</w:t>
        </w:r>
      </w:ins>
      <w:proofErr w:type="spellStart"/>
      <w:ins w:id="823" w:author="Lucas Garcia Tomiyama" w:date="2016-07-08T11:51:00Z">
        <w:r w:rsidRPr="0076622C">
          <w:rPr>
            <w:b/>
            <w:i/>
            <w:color w:val="808080" w:themeColor="background1" w:themeShade="80"/>
            <w:rPrChange w:id="824" w:author="Lucas Garcia Tomiyama" w:date="2016-07-08T11:51:00Z">
              <w:rPr>
                <w:b w:val="0"/>
                <w:bCs w:val="0"/>
              </w:rPr>
            </w:rPrChange>
          </w:rPr>
          <w:t>Alt+F+C</w:t>
        </w:r>
      </w:ins>
      <w:proofErr w:type="spellEnd"/>
      <w:ins w:id="825" w:author="Lucas Garcia Tomiyama" w:date="2016-07-08T11:50:00Z">
        <w:r w:rsidRPr="0076622C">
          <w:rPr>
            <w:b/>
            <w:i/>
            <w:color w:val="808080" w:themeColor="background1" w:themeShade="80"/>
            <w:rPrChange w:id="826" w:author="Lucas Garcia Tomiyama" w:date="2016-07-08T11:51:00Z">
              <w:rPr>
                <w:b w:val="0"/>
                <w:bCs w:val="0"/>
              </w:rPr>
            </w:rPrChange>
          </w:rPr>
          <w:t>)</w:t>
        </w:r>
      </w:ins>
    </w:p>
    <w:p w:rsidR="00DB026C" w:rsidRDefault="00DB026C">
      <w:pPr>
        <w:spacing w:after="200"/>
        <w:rPr>
          <w:ins w:id="827" w:author="Lucas Garcia Tomiyama" w:date="2016-07-08T17:37:00Z"/>
        </w:rPr>
      </w:pPr>
      <w:ins w:id="828" w:author="Lucas Garcia Tomiyama" w:date="2016-07-08T17:37:00Z">
        <w:r>
          <w:br w:type="page"/>
        </w:r>
      </w:ins>
    </w:p>
    <w:p w:rsidR="00BE7FF1" w:rsidRDefault="0076622C">
      <w:pPr>
        <w:rPr>
          <w:ins w:id="829" w:author="Lucas Garcia Tomiyama" w:date="2016-07-08T14:36:00Z"/>
        </w:rPr>
        <w:pPrChange w:id="830" w:author="Lucas Garcia Tomiyama" w:date="2016-07-08T11:51:00Z">
          <w:pPr>
            <w:pStyle w:val="Ttulo2"/>
            <w:ind w:left="0"/>
          </w:pPr>
        </w:pPrChange>
      </w:pPr>
      <w:ins w:id="831" w:author="Lucas Garcia Tomiyama" w:date="2016-07-08T11:51:00Z">
        <w:r>
          <w:lastRenderedPageBreak/>
          <w:t xml:space="preserve">Ao abrir a ferramenta, </w:t>
        </w:r>
      </w:ins>
      <w:ins w:id="832" w:author="Lucas Garcia Tomiyama" w:date="2016-07-08T14:05:00Z">
        <w:r w:rsidR="00304899">
          <w:t>deverá abrir a seguinte tela</w:t>
        </w:r>
      </w:ins>
      <w:ins w:id="833" w:author="Lucas Garcia Tomiyama" w:date="2016-07-08T14:06:00Z">
        <w:r w:rsidR="00304899">
          <w:t>:</w:t>
        </w:r>
      </w:ins>
      <w:ins w:id="834" w:author="Lucas Garcia Tomiyama" w:date="2016-08-02T11:09:00Z">
        <w:r w:rsidR="00F74F3E" w:rsidRPr="00F74F3E">
          <w:rPr>
            <w:noProof/>
            <w:lang w:eastAsia="pt-BR"/>
          </w:rPr>
          <w:t xml:space="preserve"> </w:t>
        </w:r>
        <w:r w:rsidR="00F74F3E">
          <w:rPr>
            <w:noProof/>
            <w:lang w:eastAsia="pt-BR"/>
          </w:rPr>
          <w:drawing>
            <wp:inline distT="0" distB="0" distL="0" distR="0" wp14:anchorId="5A20AD4E" wp14:editId="5E2EC4C5">
              <wp:extent cx="5400040" cy="3600027"/>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600027"/>
                      </a:xfrm>
                      <a:prstGeom prst="rect">
                        <a:avLst/>
                      </a:prstGeom>
                    </pic:spPr>
                  </pic:pic>
                </a:graphicData>
              </a:graphic>
            </wp:inline>
          </w:drawing>
        </w:r>
      </w:ins>
    </w:p>
    <w:p w:rsidR="00304899" w:rsidRDefault="00304899">
      <w:pPr>
        <w:rPr>
          <w:ins w:id="835" w:author="Lucas Garcia Tomiyama" w:date="2016-07-08T14:36:00Z"/>
        </w:rPr>
        <w:pPrChange w:id="836" w:author="Lucas Garcia Tomiyama" w:date="2016-07-08T11:51:00Z">
          <w:pPr>
            <w:pStyle w:val="Ttulo2"/>
            <w:ind w:left="0"/>
          </w:pPr>
        </w:pPrChange>
      </w:pPr>
      <w:ins w:id="837" w:author="Lucas Garcia Tomiyama" w:date="2016-07-08T14:08:00Z">
        <w:r>
          <w:br/>
          <w:t xml:space="preserve">Clicando em </w:t>
        </w:r>
        <w:r w:rsidRPr="00304899">
          <w:rPr>
            <w:b/>
            <w:rPrChange w:id="838" w:author="Lucas Garcia Tomiyama" w:date="2016-07-08T14:08:00Z">
              <w:rPr>
                <w:b w:val="0"/>
                <w:bCs w:val="0"/>
              </w:rPr>
            </w:rPrChange>
          </w:rPr>
          <w:t>“Abrir”</w:t>
        </w:r>
        <w:r>
          <w:rPr>
            <w:b/>
          </w:rPr>
          <w:t xml:space="preserve"> (A)</w:t>
        </w:r>
        <w:r w:rsidRPr="002E117F">
          <w:t xml:space="preserve">, </w:t>
        </w:r>
      </w:ins>
      <w:ins w:id="839" w:author="Lucas Garcia Tomiyama" w:date="2016-07-08T14:34:00Z">
        <w:r w:rsidR="00BE7FF1" w:rsidRPr="00DB026C">
          <w:t xml:space="preserve"> uma caixa de dialogo deverá se abrir</w:t>
        </w:r>
        <w:r w:rsidR="00BE7FF1">
          <w:t xml:space="preserve"> para o usuário selecionar o arquivo</w:t>
        </w:r>
      </w:ins>
      <w:ins w:id="840" w:author="Lucas Garcia Tomiyama" w:date="2016-07-08T14:35:00Z">
        <w:r w:rsidR="00BE7FF1">
          <w:t>[INSERIR INSTRUÇÃO PARA O PREENCHIMENTO DA PLANILHA]</w:t>
        </w:r>
      </w:ins>
      <w:ins w:id="841" w:author="Lucas Garcia Tomiyama" w:date="2016-07-08T14:34:00Z">
        <w:r w:rsidR="00BE7FF1">
          <w:t xml:space="preserve"> utilizado de </w:t>
        </w:r>
      </w:ins>
      <w:ins w:id="842" w:author="Lucas Garcia Tomiyama" w:date="2016-07-08T14:35:00Z">
        <w:r w:rsidR="00BE7FF1">
          <w:t>i</w:t>
        </w:r>
      </w:ins>
      <w:ins w:id="843" w:author="Lucas Garcia Tomiyama" w:date="2016-07-08T14:34:00Z">
        <w:r w:rsidR="00BE7FF1">
          <w:t xml:space="preserve">nsumo para </w:t>
        </w:r>
      </w:ins>
      <w:ins w:id="844" w:author="Lucas Garcia Tomiyama" w:date="2016-07-08T14:35:00Z">
        <w:r w:rsidR="00BE7FF1">
          <w:t>a geração dos contratos</w:t>
        </w:r>
      </w:ins>
      <w:ins w:id="845" w:author="Lucas Garcia Tomiyama" w:date="2016-07-08T14:36:00Z">
        <w:r w:rsidR="00BE7FF1">
          <w:t>.</w:t>
        </w:r>
      </w:ins>
    </w:p>
    <w:p w:rsidR="00BE7FF1" w:rsidRDefault="00F74F3E">
      <w:pPr>
        <w:rPr>
          <w:ins w:id="846" w:author="Lucas Garcia Tomiyama" w:date="2016-07-08T14:37:00Z"/>
        </w:rPr>
        <w:pPrChange w:id="847" w:author="Lucas Garcia Tomiyama" w:date="2016-07-08T11:51:00Z">
          <w:pPr>
            <w:pStyle w:val="Ttulo2"/>
            <w:ind w:left="0"/>
          </w:pPr>
        </w:pPrChange>
      </w:pPr>
      <w:ins w:id="848" w:author="Lucas Garcia Tomiyama" w:date="2016-08-02T11:10:00Z">
        <w:r>
          <w:rPr>
            <w:noProof/>
            <w:lang w:eastAsia="pt-BR"/>
          </w:rPr>
          <w:drawing>
            <wp:inline distT="0" distB="0" distL="0" distR="0" wp14:anchorId="1BCA1088" wp14:editId="65A0FCD1">
              <wp:extent cx="5400040" cy="3592084"/>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592084"/>
                      </a:xfrm>
                      <a:prstGeom prst="rect">
                        <a:avLst/>
                      </a:prstGeom>
                    </pic:spPr>
                  </pic:pic>
                </a:graphicData>
              </a:graphic>
            </wp:inline>
          </w:drawing>
        </w:r>
      </w:ins>
    </w:p>
    <w:p w:rsidR="00BE7FF1" w:rsidRDefault="00BE7FF1">
      <w:pPr>
        <w:rPr>
          <w:ins w:id="849" w:author="Lucas Garcia Tomiyama" w:date="2016-07-08T14:06:00Z"/>
        </w:rPr>
        <w:pPrChange w:id="850" w:author="Lucas Garcia Tomiyama" w:date="2016-07-08T11:51:00Z">
          <w:pPr>
            <w:pStyle w:val="Ttulo2"/>
            <w:ind w:left="0"/>
          </w:pPr>
        </w:pPrChange>
      </w:pPr>
      <w:ins w:id="851" w:author="Lucas Garcia Tomiyama" w:date="2016-07-08T14:37:00Z">
        <w:r>
          <w:lastRenderedPageBreak/>
          <w:t>Depois de selecionado, o programa deve acusar caso a importaç</w:t>
        </w:r>
      </w:ins>
      <w:ins w:id="852" w:author="Lucas Garcia Tomiyama" w:date="2016-07-08T14:38:00Z">
        <w:r>
          <w:t>ão do serviço seja efetuada da maneira correta.</w:t>
        </w:r>
        <w:r>
          <w:br/>
        </w:r>
      </w:ins>
      <w:ins w:id="853" w:author="Lucas Garcia Tomiyama" w:date="2016-08-02T11:10:00Z">
        <w:r w:rsidR="00F74F3E">
          <w:rPr>
            <w:noProof/>
            <w:lang w:eastAsia="pt-BR"/>
          </w:rPr>
          <w:drawing>
            <wp:inline distT="0" distB="0" distL="0" distR="0" wp14:anchorId="4C194398" wp14:editId="24024B52">
              <wp:extent cx="3857625" cy="146685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57625" cy="1466850"/>
                      </a:xfrm>
                      <a:prstGeom prst="rect">
                        <a:avLst/>
                      </a:prstGeom>
                    </pic:spPr>
                  </pic:pic>
                </a:graphicData>
              </a:graphic>
            </wp:inline>
          </w:drawing>
        </w:r>
      </w:ins>
    </w:p>
    <w:p w:rsidR="00DB026C" w:rsidRDefault="00DB026C">
      <w:pPr>
        <w:rPr>
          <w:ins w:id="854" w:author="Lucas Garcia Tomiyama" w:date="2016-07-08T17:37:00Z"/>
        </w:rPr>
        <w:pPrChange w:id="855" w:author="Lucas Garcia Tomiyama" w:date="2016-07-08T11:51:00Z">
          <w:pPr>
            <w:pStyle w:val="Ttulo2"/>
            <w:ind w:left="0"/>
          </w:pPr>
        </w:pPrChange>
      </w:pPr>
    </w:p>
    <w:p w:rsidR="00304899" w:rsidRPr="002E117F" w:rsidRDefault="0096165F">
      <w:pPr>
        <w:rPr>
          <w:ins w:id="856" w:author="Lucas Garcia Tomiyama" w:date="2016-07-08T14:44:00Z"/>
        </w:rPr>
        <w:pPrChange w:id="857" w:author="Lucas Garcia Tomiyama" w:date="2016-07-08T11:51:00Z">
          <w:pPr>
            <w:pStyle w:val="Ttulo2"/>
            <w:ind w:left="0"/>
          </w:pPr>
        </w:pPrChange>
      </w:pPr>
      <w:ins w:id="858" w:author="Lucas Garcia Tomiyama" w:date="2016-07-08T14:43:00Z">
        <w:r>
          <w:rPr>
            <w:bCs/>
          </w:rPr>
          <w:t>Antes de Exportar, será possível escolher opç</w:t>
        </w:r>
      </w:ins>
      <w:ins w:id="859" w:author="Lucas Garcia Tomiyama" w:date="2016-07-08T14:44:00Z">
        <w:r>
          <w:rPr>
            <w:bCs/>
          </w:rPr>
          <w:t>ões para</w:t>
        </w:r>
        <w:r w:rsidRPr="0096165F">
          <w:rPr>
            <w:b/>
            <w:bCs/>
            <w:color w:val="00B050"/>
            <w:rPrChange w:id="860" w:author="Lucas Garcia Tomiyama" w:date="2016-07-08T14:44:00Z">
              <w:rPr>
                <w:bCs w:val="0"/>
              </w:rPr>
            </w:rPrChange>
          </w:rPr>
          <w:t xml:space="preserve"> Unir </w:t>
        </w:r>
        <w:proofErr w:type="spellStart"/>
        <w:r w:rsidRPr="0096165F">
          <w:rPr>
            <w:b/>
            <w:bCs/>
            <w:color w:val="00B050"/>
            <w:rPrChange w:id="861" w:author="Lucas Garcia Tomiyama" w:date="2016-07-08T14:44:00Z">
              <w:rPr>
                <w:bCs w:val="0"/>
              </w:rPr>
            </w:rPrChange>
          </w:rPr>
          <w:t>XSDs</w:t>
        </w:r>
        <w:proofErr w:type="spellEnd"/>
        <w:r>
          <w:rPr>
            <w:b/>
            <w:bCs/>
            <w:color w:val="00B050"/>
          </w:rPr>
          <w:t xml:space="preserve">(U) </w:t>
        </w:r>
        <w:r>
          <w:rPr>
            <w:bCs/>
          </w:rPr>
          <w:t xml:space="preserve">opção utilizada para gerar os </w:t>
        </w:r>
        <w:proofErr w:type="spellStart"/>
        <w:r>
          <w:rPr>
            <w:bCs/>
          </w:rPr>
          <w:t>XSDs</w:t>
        </w:r>
        <w:proofErr w:type="spellEnd"/>
        <w:r>
          <w:rPr>
            <w:bCs/>
          </w:rPr>
          <w:t xml:space="preserve"> de requeste e response em um </w:t>
        </w:r>
      </w:ins>
      <w:ins w:id="862" w:author="Lucas Garcia Tomiyama" w:date="2016-07-08T14:45:00Z">
        <w:r>
          <w:rPr>
            <w:bCs/>
          </w:rPr>
          <w:t>único</w:t>
        </w:r>
      </w:ins>
      <w:ins w:id="863" w:author="Lucas Garcia Tomiyama" w:date="2016-07-08T14:44:00Z">
        <w:r>
          <w:rPr>
            <w:bCs/>
          </w:rPr>
          <w:t xml:space="preserve"> </w:t>
        </w:r>
      </w:ins>
      <w:ins w:id="864" w:author="Lucas Garcia Tomiyama" w:date="2016-07-08T14:45:00Z">
        <w:r>
          <w:rPr>
            <w:bCs/>
          </w:rPr>
          <w:t xml:space="preserve">arquivo, e também é possível alternar o modela de geração de WSDL-SN para o </w:t>
        </w:r>
        <w:r w:rsidRPr="0096165F">
          <w:rPr>
            <w:b/>
            <w:bCs/>
            <w:color w:val="548DD4" w:themeColor="text2" w:themeTint="99"/>
            <w:rPrChange w:id="865" w:author="Lucas Garcia Tomiyama" w:date="2016-07-08T14:45:00Z">
              <w:rPr>
                <w:bCs w:val="0"/>
              </w:rPr>
            </w:rPrChange>
          </w:rPr>
          <w:t>WSDL-SE</w:t>
        </w:r>
        <w:r>
          <w:rPr>
            <w:b/>
            <w:bCs/>
            <w:color w:val="548DD4" w:themeColor="text2" w:themeTint="99"/>
          </w:rPr>
          <w:t>(</w:t>
        </w:r>
      </w:ins>
      <w:ins w:id="866" w:author="Lucas Garcia Tomiyama" w:date="2016-07-08T14:46:00Z">
        <w:r>
          <w:rPr>
            <w:b/>
            <w:bCs/>
            <w:color w:val="548DD4" w:themeColor="text2" w:themeTint="99"/>
          </w:rPr>
          <w:t>W</w:t>
        </w:r>
      </w:ins>
      <w:ins w:id="867" w:author="Lucas Garcia Tomiyama" w:date="2016-07-08T14:45:00Z">
        <w:r>
          <w:rPr>
            <w:b/>
            <w:bCs/>
            <w:color w:val="548DD4" w:themeColor="text2" w:themeTint="99"/>
          </w:rPr>
          <w:t>)</w:t>
        </w:r>
      </w:ins>
      <w:ins w:id="868" w:author="Lucas Garcia Tomiyama" w:date="2016-07-08T14:46:00Z">
        <w:r>
          <w:rPr>
            <w:b/>
            <w:bCs/>
            <w:color w:val="548DD4" w:themeColor="text2" w:themeTint="99"/>
          </w:rPr>
          <w:t xml:space="preserve"> </w:t>
        </w:r>
        <w:r>
          <w:rPr>
            <w:bCs/>
          </w:rPr>
          <w:t>opção utilizada para gerar os contratos de acordo com o modelo de SE.</w:t>
        </w:r>
      </w:ins>
    </w:p>
    <w:p w:rsidR="0096165F" w:rsidRDefault="00F74F3E">
      <w:pPr>
        <w:rPr>
          <w:ins w:id="869" w:author="Lucas Garcia Tomiyama" w:date="2016-07-08T17:36:00Z"/>
        </w:rPr>
        <w:pPrChange w:id="870" w:author="Lucas Garcia Tomiyama" w:date="2016-07-08T11:51:00Z">
          <w:pPr>
            <w:pStyle w:val="Ttulo2"/>
            <w:ind w:left="0"/>
          </w:pPr>
        </w:pPrChange>
      </w:pPr>
      <w:ins w:id="871" w:author="Lucas Garcia Tomiyama" w:date="2016-08-02T11:13:00Z">
        <w:r>
          <w:rPr>
            <w:bCs/>
            <w:noProof/>
            <w:lang w:eastAsia="pt-BR"/>
          </w:rPr>
          <w:drawing>
            <wp:inline distT="0" distB="0" distL="0" distR="0">
              <wp:extent cx="5391150" cy="10858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085850"/>
                      </a:xfrm>
                      <a:prstGeom prst="rect">
                        <a:avLst/>
                      </a:prstGeom>
                      <a:noFill/>
                      <a:ln>
                        <a:noFill/>
                      </a:ln>
                    </pic:spPr>
                  </pic:pic>
                </a:graphicData>
              </a:graphic>
            </wp:inline>
          </w:drawing>
        </w:r>
      </w:ins>
    </w:p>
    <w:p w:rsidR="00DB026C" w:rsidRDefault="00DB026C">
      <w:pPr>
        <w:spacing w:after="200"/>
        <w:rPr>
          <w:ins w:id="872" w:author="Lucas Garcia Tomiyama" w:date="2016-07-08T17:37:00Z"/>
        </w:rPr>
      </w:pPr>
      <w:ins w:id="873" w:author="Lucas Garcia Tomiyama" w:date="2016-07-08T17:37:00Z">
        <w:r>
          <w:br w:type="page"/>
        </w:r>
      </w:ins>
    </w:p>
    <w:p w:rsidR="00DB026C" w:rsidRDefault="00DB026C">
      <w:pPr>
        <w:rPr>
          <w:ins w:id="874" w:author="Lucas Garcia Tomiyama" w:date="2016-07-08T14:47:00Z"/>
        </w:rPr>
        <w:pPrChange w:id="875" w:author="Lucas Garcia Tomiyama" w:date="2016-07-08T11:51:00Z">
          <w:pPr>
            <w:pStyle w:val="Ttulo2"/>
            <w:ind w:left="0"/>
          </w:pPr>
        </w:pPrChange>
      </w:pPr>
    </w:p>
    <w:p w:rsidR="00DB026C" w:rsidRDefault="0096165F">
      <w:pPr>
        <w:rPr>
          <w:ins w:id="876" w:author="Lucas Garcia Tomiyama" w:date="2016-07-08T17:37:00Z"/>
          <w:noProof/>
          <w:lang w:eastAsia="pt-BR"/>
        </w:rPr>
        <w:pPrChange w:id="877" w:author="Lucas Garcia Tomiyama" w:date="2016-07-08T11:51:00Z">
          <w:pPr>
            <w:pStyle w:val="Ttulo2"/>
            <w:ind w:left="0"/>
          </w:pPr>
        </w:pPrChange>
      </w:pPr>
      <w:ins w:id="878" w:author="Lucas Garcia Tomiyama" w:date="2016-07-08T14:47:00Z">
        <w:r>
          <w:rPr>
            <w:bCs/>
          </w:rPr>
          <w:t xml:space="preserve">Após escolhido o modelo no qual será gerado, o usuário pode </w:t>
        </w:r>
        <w:r>
          <w:rPr>
            <w:b/>
            <w:bCs/>
          </w:rPr>
          <w:t>“Exportar”</w:t>
        </w:r>
      </w:ins>
      <w:ins w:id="879" w:author="Lucas Garcia Tomiyama" w:date="2016-07-08T14:48:00Z">
        <w:r>
          <w:rPr>
            <w:b/>
            <w:bCs/>
          </w:rPr>
          <w:t>(E)</w:t>
        </w:r>
        <w:r>
          <w:rPr>
            <w:bCs/>
          </w:rPr>
          <w:t xml:space="preserve"> o contrato, para que possa visualizar como foi gerado.</w:t>
        </w:r>
        <w:r w:rsidRPr="0096165F">
          <w:rPr>
            <w:noProof/>
            <w:lang w:eastAsia="pt-BR"/>
          </w:rPr>
          <w:t xml:space="preserve"> </w:t>
        </w:r>
      </w:ins>
      <w:ins w:id="880" w:author="Lucas Garcia Tomiyama" w:date="2016-07-08T14:49:00Z">
        <w:r>
          <w:rPr>
            <w:noProof/>
            <w:lang w:eastAsia="pt-BR"/>
          </w:rPr>
          <w:t xml:space="preserve">Selecionando na lista(destacada em </w:t>
        </w:r>
        <w:r w:rsidRPr="0096165F">
          <w:rPr>
            <w:b/>
            <w:noProof/>
            <w:color w:val="FF0000"/>
            <w:lang w:eastAsia="pt-BR"/>
            <w:rPrChange w:id="881" w:author="Lucas Garcia Tomiyama" w:date="2016-07-08T14:50:00Z">
              <w:rPr>
                <w:noProof/>
                <w:lang w:eastAsia="pt-BR"/>
              </w:rPr>
            </w:rPrChange>
          </w:rPr>
          <w:t>vermelho</w:t>
        </w:r>
      </w:ins>
      <w:ins w:id="882" w:author="Lucas Garcia Tomiyama" w:date="2016-07-08T14:50:00Z">
        <w:r>
          <w:rPr>
            <w:noProof/>
            <w:lang w:eastAsia="pt-BR"/>
          </w:rPr>
          <w:t>) é possivel selecionar qual operação esta sendo visualizada no programa.</w:t>
        </w:r>
      </w:ins>
      <w:ins w:id="883" w:author="Lucas Garcia Tomiyama" w:date="2016-07-08T14:51:00Z">
        <w:r>
          <w:rPr>
            <w:noProof/>
            <w:lang w:eastAsia="pt-BR"/>
          </w:rPr>
          <w:t xml:space="preserve"> Clicando em </w:t>
        </w:r>
        <w:r w:rsidRPr="0096165F">
          <w:rPr>
            <w:b/>
            <w:noProof/>
            <w:color w:val="0070C0"/>
            <w:lang w:eastAsia="pt-BR"/>
            <w:rPrChange w:id="884" w:author="Lucas Garcia Tomiyama" w:date="2016-07-08T14:51:00Z">
              <w:rPr>
                <w:noProof/>
                <w:lang w:eastAsia="pt-BR"/>
              </w:rPr>
            </w:rPrChange>
          </w:rPr>
          <w:t>“Salvar”(S)</w:t>
        </w:r>
      </w:ins>
      <w:ins w:id="885" w:author="Lucas Garcia Tomiyama" w:date="2016-07-08T14:52:00Z">
        <w:r>
          <w:rPr>
            <w:noProof/>
            <w:lang w:eastAsia="pt-BR"/>
          </w:rPr>
          <w:t xml:space="preserve">, o programa vai salvar os contratos de acordo com o nível tam na pasta </w:t>
        </w:r>
        <w:r>
          <w:rPr>
            <w:b/>
            <w:noProof/>
            <w:lang w:eastAsia="pt-BR"/>
          </w:rPr>
          <w:t>“Contract”</w:t>
        </w:r>
        <w:r>
          <w:rPr>
            <w:noProof/>
            <w:lang w:eastAsia="pt-BR"/>
          </w:rPr>
          <w:t xml:space="preserve">, criada na </w:t>
        </w:r>
      </w:ins>
      <w:ins w:id="886" w:author="Lucas Garcia Tomiyama" w:date="2016-07-08T17:37:00Z">
        <w:r w:rsidR="00DB026C">
          <w:rPr>
            <w:noProof/>
            <w:lang w:eastAsia="pt-BR"/>
          </w:rPr>
          <w:t>e</w:t>
        </w:r>
      </w:ins>
      <w:ins w:id="887" w:author="Lucas Garcia Tomiyama" w:date="2016-07-08T14:52:00Z">
        <w:r>
          <w:rPr>
            <w:noProof/>
            <w:lang w:eastAsia="pt-BR"/>
          </w:rPr>
          <w:t>strutura anteriormente na configruaç</w:t>
        </w:r>
      </w:ins>
      <w:ins w:id="888" w:author="Lucas Garcia Tomiyama" w:date="2016-07-08T14:53:00Z">
        <w:r>
          <w:rPr>
            <w:noProof/>
            <w:lang w:eastAsia="pt-BR"/>
          </w:rPr>
          <w:t>ão da aplicação.</w:t>
        </w:r>
      </w:ins>
    </w:p>
    <w:p w:rsidR="0096165F" w:rsidRDefault="00F74F3E">
      <w:pPr>
        <w:rPr>
          <w:ins w:id="889" w:author="Lucas Garcia Tomiyama" w:date="2016-07-08T14:53:00Z"/>
          <w:noProof/>
          <w:lang w:eastAsia="pt-BR"/>
        </w:rPr>
        <w:pPrChange w:id="890" w:author="Lucas Garcia Tomiyama" w:date="2016-07-08T11:51:00Z">
          <w:pPr>
            <w:pStyle w:val="Ttulo2"/>
            <w:ind w:left="0"/>
          </w:pPr>
        </w:pPrChange>
      </w:pPr>
      <w:ins w:id="891" w:author="Lucas Garcia Tomiyama" w:date="2016-08-02T11:15:00Z">
        <w:r>
          <w:rPr>
            <w:noProof/>
            <w:lang w:eastAsia="pt-BR"/>
          </w:rPr>
          <w:drawing>
            <wp:inline distT="0" distB="0" distL="0" distR="0">
              <wp:extent cx="5391150" cy="359092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ins>
    </w:p>
    <w:p w:rsidR="0096165F" w:rsidRPr="0096165F" w:rsidRDefault="0096165F">
      <w:pPr>
        <w:rPr>
          <w:ins w:id="892" w:author="Lucas Garcia Tomiyama" w:date="2016-07-04T17:35:00Z"/>
          <w:b/>
          <w:bCs/>
          <w:rPrChange w:id="893" w:author="Lucas Garcia Tomiyama" w:date="2016-07-08T14:48:00Z">
            <w:rPr>
              <w:ins w:id="894" w:author="Lucas Garcia Tomiyama" w:date="2016-07-04T17:35:00Z"/>
              <w:rFonts w:eastAsiaTheme="minorHAnsi" w:cstheme="minorBidi"/>
              <w:b w:val="0"/>
              <w:bCs w:val="0"/>
              <w:color w:val="auto"/>
              <w:sz w:val="22"/>
              <w:szCs w:val="22"/>
            </w:rPr>
          </w:rPrChange>
        </w:rPr>
        <w:pPrChange w:id="895" w:author="Lucas Garcia Tomiyama" w:date="2016-07-08T11:51:00Z">
          <w:pPr>
            <w:pStyle w:val="Ttulo2"/>
            <w:ind w:left="0"/>
          </w:pPr>
        </w:pPrChange>
      </w:pPr>
    </w:p>
    <w:p w:rsidR="004A759E" w:rsidRDefault="004A759E">
      <w:pPr>
        <w:pStyle w:val="Ttulo2"/>
        <w:rPr>
          <w:ins w:id="896" w:author="Lucas Garcia Tomiyama" w:date="2016-07-05T10:33:00Z"/>
        </w:rPr>
        <w:pPrChange w:id="897" w:author="Lucas Garcia Tomiyama" w:date="2016-07-06T15:40:00Z">
          <w:pPr/>
        </w:pPrChange>
      </w:pPr>
      <w:bookmarkStart w:id="898" w:name="_Toc455762706"/>
      <w:ins w:id="899" w:author="Lucas Garcia Tomiyama" w:date="2016-07-04T17:35:00Z">
        <w:r>
          <w:t xml:space="preserve">Gerador de </w:t>
        </w:r>
        <w:proofErr w:type="spellStart"/>
        <w:r>
          <w:t>Requests</w:t>
        </w:r>
      </w:ins>
      <w:bookmarkEnd w:id="898"/>
      <w:proofErr w:type="spellEnd"/>
    </w:p>
    <w:p w:rsidR="00183834" w:rsidRDefault="00183834">
      <w:pPr>
        <w:pStyle w:val="Ttulo3"/>
        <w:rPr>
          <w:ins w:id="900" w:author="Lucas Garcia Tomiyama" w:date="2016-07-05T14:52:00Z"/>
        </w:rPr>
        <w:pPrChange w:id="901" w:author="Lucas Garcia Tomiyama" w:date="2016-08-01T10:59:00Z">
          <w:pPr>
            <w:pStyle w:val="Ttulo2"/>
          </w:pPr>
        </w:pPrChange>
      </w:pPr>
      <w:bookmarkStart w:id="902" w:name="_Toc455762707"/>
      <w:ins w:id="903" w:author="Lucas Garcia Tomiyama" w:date="2016-07-05T10:33:00Z">
        <w:r>
          <w:t>Finalidade</w:t>
        </w:r>
      </w:ins>
      <w:bookmarkEnd w:id="902"/>
    </w:p>
    <w:p w:rsidR="004F0062" w:rsidRPr="004F0062" w:rsidRDefault="004F0062" w:rsidP="009C3304">
      <w:pPr>
        <w:rPr>
          <w:ins w:id="904" w:author="Lucas Garcia Tomiyama" w:date="2016-07-08T10:51:00Z"/>
          <w:rPrChange w:id="905" w:author="Lucas Garcia Tomiyama" w:date="2016-08-04T16:48:00Z">
            <w:rPr>
              <w:ins w:id="906" w:author="Lucas Garcia Tomiyama" w:date="2016-07-08T10:51:00Z"/>
              <w:color w:val="FF0000"/>
            </w:rPr>
          </w:rPrChange>
        </w:rPr>
      </w:pPr>
      <w:ins w:id="907" w:author="Lucas Garcia Tomiyama" w:date="2016-08-04T16:47:00Z">
        <w:r w:rsidRPr="004F0062">
          <w:rPr>
            <w:rPrChange w:id="908" w:author="Lucas Garcia Tomiyama" w:date="2016-08-04T16:48:00Z">
              <w:rPr>
                <w:color w:val="FF0000"/>
              </w:rPr>
            </w:rPrChange>
          </w:rPr>
          <w:t xml:space="preserve">O objetivo dessa funcionalidade é auxiliar no desenvolvimento de testes. É possível gerar um </w:t>
        </w:r>
        <w:proofErr w:type="spellStart"/>
        <w:r w:rsidRPr="004F0062">
          <w:rPr>
            <w:i/>
            <w:rPrChange w:id="909" w:author="Lucas Garcia Tomiyama" w:date="2016-08-04T16:48:00Z">
              <w:rPr>
                <w:color w:val="FF0000"/>
              </w:rPr>
            </w:rPrChange>
          </w:rPr>
          <w:t>request</w:t>
        </w:r>
        <w:proofErr w:type="spellEnd"/>
        <w:r w:rsidRPr="004F0062">
          <w:rPr>
            <w:rPrChange w:id="910" w:author="Lucas Garcia Tomiyama" w:date="2016-08-04T16:48:00Z">
              <w:rPr>
                <w:color w:val="FF0000"/>
              </w:rPr>
            </w:rPrChange>
          </w:rPr>
          <w:t xml:space="preserve"> </w:t>
        </w:r>
      </w:ins>
      <w:ins w:id="911" w:author="Lucas Garcia Tomiyama" w:date="2016-08-04T16:48:00Z">
        <w:r w:rsidRPr="004F0062">
          <w:rPr>
            <w:rPrChange w:id="912" w:author="Lucas Garcia Tomiyama" w:date="2016-08-04T16:48:00Z">
              <w:rPr>
                <w:color w:val="FF0000"/>
              </w:rPr>
            </w:rPrChange>
          </w:rPr>
          <w:t>sob medida apenas com as propriedades necessárias, de maneira simples e ágil.</w:t>
        </w:r>
      </w:ins>
    </w:p>
    <w:p w:rsidR="00122C7C" w:rsidRDefault="00122C7C">
      <w:pPr>
        <w:rPr>
          <w:ins w:id="913" w:author="Lucas Garcia Tomiyama" w:date="2016-07-05T10:33:00Z"/>
        </w:rPr>
        <w:pPrChange w:id="914" w:author="Lucas Garcia Tomiyama" w:date="2016-07-05T14:52:00Z">
          <w:pPr>
            <w:pStyle w:val="Ttulo2"/>
          </w:pPr>
        </w:pPrChange>
      </w:pPr>
    </w:p>
    <w:p w:rsidR="00183834" w:rsidRDefault="00183834">
      <w:pPr>
        <w:pStyle w:val="Ttulo3"/>
        <w:rPr>
          <w:ins w:id="915" w:author="Lucas Garcia Tomiyama" w:date="2016-07-05T14:52:00Z"/>
        </w:rPr>
        <w:pPrChange w:id="916" w:author="Lucas Garcia Tomiyama" w:date="2016-08-01T10:59:00Z">
          <w:pPr/>
        </w:pPrChange>
      </w:pPr>
      <w:bookmarkStart w:id="917" w:name="_Toc455762708"/>
      <w:ins w:id="918" w:author="Lucas Garcia Tomiyama" w:date="2016-07-05T10:33:00Z">
        <w:r>
          <w:t>Diagrama de sequencia</w:t>
        </w:r>
      </w:ins>
      <w:bookmarkEnd w:id="917"/>
    </w:p>
    <w:p w:rsidR="009C3304" w:rsidRPr="00574081" w:rsidRDefault="009C3304" w:rsidP="009C3304">
      <w:pPr>
        <w:rPr>
          <w:ins w:id="919" w:author="Lucas Garcia Tomiyama" w:date="2016-07-08T10:51:00Z"/>
          <w:color w:val="FF0000"/>
        </w:rPr>
      </w:pPr>
      <w:ins w:id="920" w:author="Lucas Garcia Tomiyama" w:date="2016-07-08T10:51: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122C7C" w:rsidRDefault="00122C7C" w:rsidP="00E56102">
      <w:pPr>
        <w:rPr>
          <w:ins w:id="921" w:author="Lucas Garcia Tomiyama" w:date="2016-07-05T10:33:00Z"/>
        </w:rPr>
      </w:pPr>
    </w:p>
    <w:p w:rsidR="00183834" w:rsidRDefault="00183834">
      <w:pPr>
        <w:pStyle w:val="Ttulo3"/>
        <w:rPr>
          <w:ins w:id="922" w:author="Lucas Garcia Tomiyama" w:date="2016-07-05T14:52:00Z"/>
        </w:rPr>
        <w:pPrChange w:id="923" w:author="Lucas Garcia Tomiyama" w:date="2016-08-01T10:59:00Z">
          <w:pPr/>
        </w:pPrChange>
      </w:pPr>
      <w:bookmarkStart w:id="924" w:name="_Toc455762709"/>
      <w:ins w:id="925" w:author="Lucas Garcia Tomiyama" w:date="2016-07-05T10:33:00Z">
        <w:r>
          <w:t>Utilização</w:t>
        </w:r>
      </w:ins>
      <w:bookmarkEnd w:id="924"/>
    </w:p>
    <w:p w:rsidR="007A2888" w:rsidRDefault="007A2888" w:rsidP="007A2888">
      <w:pPr>
        <w:rPr>
          <w:ins w:id="926" w:author="Lucas Garcia Tomiyama" w:date="2016-08-05T11:08:00Z"/>
          <w:b/>
        </w:rPr>
      </w:pPr>
      <w:ins w:id="927" w:author="Lucas Garcia Tomiyama" w:date="2016-08-05T11:07:00Z">
        <w:r>
          <w:t>Ao executar a ferramenta, abrindo o arquivo “</w:t>
        </w:r>
        <w:r w:rsidRPr="00614943">
          <w:rPr>
            <w:b/>
            <w:i/>
          </w:rPr>
          <w:t>FSI.Exposition.Forms.exe</w:t>
        </w:r>
        <w:r>
          <w:rPr>
            <w:b/>
            <w:i/>
          </w:rPr>
          <w:t>”</w:t>
        </w:r>
        <w:r>
          <w:t xml:space="preserve">, acesse o menu </w:t>
        </w:r>
        <w:r w:rsidRPr="00614943">
          <w:rPr>
            <w:b/>
          </w:rPr>
          <w:t>“Ferramentas” (</w:t>
        </w:r>
        <w:proofErr w:type="spellStart"/>
        <w:r w:rsidRPr="00614943">
          <w:rPr>
            <w:b/>
          </w:rPr>
          <w:t>Alt+F</w:t>
        </w:r>
        <w:proofErr w:type="spellEnd"/>
        <w:r w:rsidRPr="00614943">
          <w:rPr>
            <w:b/>
          </w:rPr>
          <w:t>),</w:t>
        </w:r>
        <w:r>
          <w:t xml:space="preserve"> em seguida a opção </w:t>
        </w:r>
        <w:r w:rsidRPr="00614943">
          <w:rPr>
            <w:b/>
          </w:rPr>
          <w:t>“</w:t>
        </w:r>
        <w:proofErr w:type="spellStart"/>
        <w:r>
          <w:rPr>
            <w:b/>
          </w:rPr>
          <w:t>Request</w:t>
        </w:r>
        <w:proofErr w:type="spellEnd"/>
        <w:r>
          <w:rPr>
            <w:b/>
          </w:rPr>
          <w:t xml:space="preserve"> Tool” (Q</w:t>
        </w:r>
        <w:r w:rsidRPr="00614943">
          <w:rPr>
            <w:b/>
          </w:rPr>
          <w:t>)</w:t>
        </w:r>
        <w:r>
          <w:rPr>
            <w:b/>
          </w:rPr>
          <w:t>.</w:t>
        </w:r>
      </w:ins>
    </w:p>
    <w:p w:rsidR="007A2888" w:rsidRDefault="007A2888">
      <w:pPr>
        <w:jc w:val="center"/>
        <w:rPr>
          <w:ins w:id="928" w:author="Lucas Garcia Tomiyama" w:date="2016-08-05T11:07:00Z"/>
        </w:rPr>
        <w:pPrChange w:id="929" w:author="Lucas Garcia Tomiyama" w:date="2016-08-05T11:39:00Z">
          <w:pPr/>
        </w:pPrChange>
      </w:pPr>
      <w:ins w:id="930" w:author="Lucas Garcia Tomiyama" w:date="2016-08-05T11:08:00Z">
        <w:r>
          <w:rPr>
            <w:noProof/>
            <w:lang w:eastAsia="pt-BR"/>
          </w:rPr>
          <w:lastRenderedPageBreak/>
          <w:drawing>
            <wp:inline distT="0" distB="0" distL="0" distR="0" wp14:anchorId="52C8D5DE" wp14:editId="043EC4D6">
              <wp:extent cx="3105150" cy="16859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05150" cy="1685925"/>
                      </a:xfrm>
                      <a:prstGeom prst="rect">
                        <a:avLst/>
                      </a:prstGeom>
                    </pic:spPr>
                  </pic:pic>
                </a:graphicData>
              </a:graphic>
            </wp:inline>
          </w:drawing>
        </w:r>
      </w:ins>
    </w:p>
    <w:p w:rsidR="006E73E7" w:rsidRDefault="006E73E7" w:rsidP="006E73E7">
      <w:pPr>
        <w:jc w:val="center"/>
        <w:rPr>
          <w:ins w:id="931" w:author="Lucas Garcia Tomiyama" w:date="2016-08-05T11:39:00Z"/>
          <w:i/>
          <w:color w:val="808080" w:themeColor="background1" w:themeShade="80"/>
        </w:rPr>
      </w:pPr>
      <w:ins w:id="932" w:author="Lucas Garcia Tomiyama" w:date="2016-08-05T11:39:00Z">
        <w:r w:rsidRPr="00614943">
          <w:rPr>
            <w:b/>
            <w:i/>
            <w:color w:val="808080" w:themeColor="background1" w:themeShade="80"/>
          </w:rPr>
          <w:t>(</w:t>
        </w:r>
        <w:proofErr w:type="spellStart"/>
        <w:r>
          <w:rPr>
            <w:b/>
            <w:i/>
            <w:color w:val="808080" w:themeColor="background1" w:themeShade="80"/>
          </w:rPr>
          <w:t>Alt+F+Q</w:t>
        </w:r>
        <w:proofErr w:type="spellEnd"/>
        <w:r w:rsidRPr="00614943">
          <w:rPr>
            <w:b/>
            <w:i/>
            <w:color w:val="808080" w:themeColor="background1" w:themeShade="80"/>
          </w:rPr>
          <w:t>)</w:t>
        </w:r>
      </w:ins>
    </w:p>
    <w:p w:rsidR="00122C7C" w:rsidRDefault="00DE6CCE">
      <w:pPr>
        <w:rPr>
          <w:ins w:id="933" w:author="Lucas Garcia Tomiyama" w:date="2016-08-08T10:39:00Z"/>
        </w:rPr>
      </w:pPr>
      <w:ins w:id="934" w:author="Lucas Garcia Tomiyama" w:date="2016-08-08T10:39:00Z">
        <w:r>
          <w:t>Ao abrir a ferramenta, deverá abrir a seguinte tela:</w:t>
        </w:r>
      </w:ins>
    </w:p>
    <w:p w:rsidR="00DE6CCE" w:rsidRDefault="00DE6CCE">
      <w:pPr>
        <w:rPr>
          <w:ins w:id="935" w:author="Lucas Garcia Tomiyama" w:date="2016-08-08T10:44:00Z"/>
        </w:rPr>
      </w:pPr>
      <w:ins w:id="936" w:author="Lucas Garcia Tomiyama" w:date="2016-08-08T10:44:00Z">
        <w:r>
          <w:rPr>
            <w:noProof/>
            <w:lang w:eastAsia="pt-BR"/>
          </w:rPr>
          <w:drawing>
            <wp:inline distT="0" distB="0" distL="0" distR="0" wp14:anchorId="50E5DD3D" wp14:editId="2866F48E">
              <wp:extent cx="5400040" cy="3600027"/>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600027"/>
                      </a:xfrm>
                      <a:prstGeom prst="rect">
                        <a:avLst/>
                      </a:prstGeom>
                    </pic:spPr>
                  </pic:pic>
                </a:graphicData>
              </a:graphic>
            </wp:inline>
          </w:drawing>
        </w:r>
      </w:ins>
    </w:p>
    <w:p w:rsidR="00DE6CCE" w:rsidRDefault="00DE6CCE" w:rsidP="00DE6CCE">
      <w:pPr>
        <w:rPr>
          <w:ins w:id="937" w:author="Lucas Garcia Tomiyama" w:date="2016-08-08T10:45:00Z"/>
        </w:rPr>
      </w:pPr>
      <w:ins w:id="938" w:author="Lucas Garcia Tomiyama" w:date="2016-08-08T10:45:00Z">
        <w:r>
          <w:t xml:space="preserve">Clicando em </w:t>
        </w:r>
        <w:r w:rsidRPr="00E803EF">
          <w:rPr>
            <w:b/>
          </w:rPr>
          <w:t>“Abrir”</w:t>
        </w:r>
        <w:r>
          <w:rPr>
            <w:b/>
          </w:rPr>
          <w:t xml:space="preserve"> (A)</w:t>
        </w:r>
        <w:r w:rsidRPr="002E117F">
          <w:t xml:space="preserve">, </w:t>
        </w:r>
        <w:r w:rsidRPr="00DB026C">
          <w:t xml:space="preserve"> uma caixa de dialogo deverá se abrir</w:t>
        </w:r>
        <w:r>
          <w:t xml:space="preserve"> para o usuário selecionar o arquivo[INSERIR INSTRUÇÃO PARA O PREENCHIMENTO DA PLANILHA] utilizado de insumo para a geração dos contratos.</w:t>
        </w:r>
      </w:ins>
    </w:p>
    <w:p w:rsidR="00DE6CCE" w:rsidRDefault="00DE6CCE">
      <w:pPr>
        <w:rPr>
          <w:ins w:id="939" w:author="Lucas Garcia Tomiyama" w:date="2016-08-08T10:45:00Z"/>
        </w:rPr>
      </w:pPr>
      <w:ins w:id="940" w:author="Lucas Garcia Tomiyama" w:date="2016-08-08T10:45:00Z">
        <w:r>
          <w:rPr>
            <w:noProof/>
            <w:lang w:eastAsia="pt-BR"/>
          </w:rPr>
          <w:lastRenderedPageBreak/>
          <w:drawing>
            <wp:inline distT="0" distB="0" distL="0" distR="0" wp14:anchorId="17605949" wp14:editId="1DF9EAC6">
              <wp:extent cx="5400040" cy="36061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606137"/>
                      </a:xfrm>
                      <a:prstGeom prst="rect">
                        <a:avLst/>
                      </a:prstGeom>
                    </pic:spPr>
                  </pic:pic>
                </a:graphicData>
              </a:graphic>
            </wp:inline>
          </w:drawing>
        </w:r>
      </w:ins>
    </w:p>
    <w:p w:rsidR="00DE6CCE" w:rsidRDefault="00DE6CCE">
      <w:pPr>
        <w:rPr>
          <w:ins w:id="941" w:author="Lucas Garcia Tomiyama" w:date="2016-08-08T10:46:00Z"/>
        </w:rPr>
      </w:pPr>
      <w:ins w:id="942" w:author="Lucas Garcia Tomiyama" w:date="2016-08-08T10:46:00Z">
        <w:r>
          <w:t>Depois de selecionado, o programa deve acusar caso a importação do serviço seja efetuada da maneira correta.</w:t>
        </w:r>
      </w:ins>
    </w:p>
    <w:p w:rsidR="00DE6CCE" w:rsidRDefault="00DE6CCE">
      <w:pPr>
        <w:rPr>
          <w:ins w:id="943" w:author="Lucas Garcia Tomiyama" w:date="2016-08-08T10:48:00Z"/>
        </w:rPr>
      </w:pPr>
      <w:ins w:id="944" w:author="Lucas Garcia Tomiyama" w:date="2016-08-08T10:46:00Z">
        <w:r>
          <w:rPr>
            <w:noProof/>
            <w:lang w:eastAsia="pt-BR"/>
          </w:rPr>
          <w:drawing>
            <wp:inline distT="0" distB="0" distL="0" distR="0" wp14:anchorId="5F68FB09" wp14:editId="65904EBE">
              <wp:extent cx="5400040" cy="358780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87807"/>
                      </a:xfrm>
                      <a:prstGeom prst="rect">
                        <a:avLst/>
                      </a:prstGeom>
                    </pic:spPr>
                  </pic:pic>
                </a:graphicData>
              </a:graphic>
            </wp:inline>
          </w:drawing>
        </w:r>
      </w:ins>
    </w:p>
    <w:p w:rsidR="00DE6CCE" w:rsidRDefault="00DE6CCE">
      <w:pPr>
        <w:rPr>
          <w:ins w:id="945" w:author="Lucas Garcia Tomiyama" w:date="2016-08-08T10:48:00Z"/>
        </w:rPr>
      </w:pPr>
    </w:p>
    <w:p w:rsidR="00DE6CCE" w:rsidRPr="00F5007C" w:rsidRDefault="00DE6CCE">
      <w:pPr>
        <w:rPr>
          <w:ins w:id="946" w:author="Lucas Garcia Tomiyama" w:date="2016-08-08T10:48:00Z"/>
        </w:rPr>
      </w:pPr>
      <w:ins w:id="947" w:author="Lucas Garcia Tomiyama" w:date="2016-08-08T10:48:00Z">
        <w:r>
          <w:t xml:space="preserve">É possível navegar pelos elementos da </w:t>
        </w:r>
        <w:r w:rsidR="00F5007C">
          <w:t>operação(</w:t>
        </w:r>
      </w:ins>
      <w:ins w:id="948" w:author="Lucas Garcia Tomiyama" w:date="2016-08-08T10:49:00Z">
        <w:r w:rsidR="00F5007C">
          <w:t xml:space="preserve">destacado em </w:t>
        </w:r>
        <w:r w:rsidR="00F5007C" w:rsidRPr="00F5007C">
          <w:rPr>
            <w:b/>
            <w:color w:val="FF0000"/>
            <w:rPrChange w:id="949" w:author="Lucas Garcia Tomiyama" w:date="2016-08-08T10:49:00Z">
              <w:rPr/>
            </w:rPrChange>
          </w:rPr>
          <w:t>vermelho</w:t>
        </w:r>
      </w:ins>
      <w:ins w:id="950" w:author="Lucas Garcia Tomiyama" w:date="2016-08-08T10:48:00Z">
        <w:r w:rsidR="00F5007C">
          <w:t>)</w:t>
        </w:r>
      </w:ins>
      <w:ins w:id="951" w:author="Lucas Garcia Tomiyama" w:date="2016-08-08T10:49:00Z">
        <w:r w:rsidR="00F5007C">
          <w:t xml:space="preserve">, e alterar as propriedades (destacadas em </w:t>
        </w:r>
        <w:r w:rsidR="00F5007C" w:rsidRPr="00F5007C">
          <w:rPr>
            <w:b/>
            <w:color w:val="00B050"/>
            <w:rPrChange w:id="952" w:author="Lucas Garcia Tomiyama" w:date="2016-08-08T10:49:00Z">
              <w:rPr/>
            </w:rPrChange>
          </w:rPr>
          <w:t>verde</w:t>
        </w:r>
        <w:r w:rsidR="00F5007C">
          <w:t>)</w:t>
        </w:r>
      </w:ins>
      <w:ins w:id="953" w:author="Lucas Garcia Tomiyama" w:date="2016-08-08T10:50:00Z">
        <w:r w:rsidR="00F5007C">
          <w:t xml:space="preserve">, assim que alteradas, é possível gerar o </w:t>
        </w:r>
        <w:proofErr w:type="spellStart"/>
        <w:r w:rsidR="00F5007C" w:rsidRPr="00F5007C">
          <w:rPr>
            <w:i/>
            <w:rPrChange w:id="954" w:author="Lucas Garcia Tomiyama" w:date="2016-08-08T10:50:00Z">
              <w:rPr/>
            </w:rPrChange>
          </w:rPr>
          <w:t>request</w:t>
        </w:r>
        <w:proofErr w:type="spellEnd"/>
        <w:r w:rsidR="00F5007C">
          <w:t xml:space="preserve"> novamente(destacado em </w:t>
        </w:r>
        <w:r w:rsidR="00F5007C" w:rsidRPr="00F5007C">
          <w:rPr>
            <w:b/>
            <w:color w:val="7030A0"/>
            <w:rPrChange w:id="955" w:author="Lucas Garcia Tomiyama" w:date="2016-08-08T10:50:00Z">
              <w:rPr/>
            </w:rPrChange>
          </w:rPr>
          <w:t>roxo</w:t>
        </w:r>
        <w:r w:rsidR="00F5007C">
          <w:t>)</w:t>
        </w:r>
        <w:r w:rsidR="00394B9E">
          <w:t>.</w:t>
        </w:r>
      </w:ins>
    </w:p>
    <w:p w:rsidR="00DE6CCE" w:rsidRDefault="00DE6CCE">
      <w:pPr>
        <w:rPr>
          <w:ins w:id="956" w:author="Lucas Garcia Tomiyama" w:date="2016-08-08T10:48:00Z"/>
        </w:rPr>
      </w:pPr>
      <w:ins w:id="957" w:author="Lucas Garcia Tomiyama" w:date="2016-08-08T10:48:00Z">
        <w:r>
          <w:rPr>
            <w:noProof/>
            <w:lang w:eastAsia="pt-BR"/>
          </w:rPr>
          <w:lastRenderedPageBreak/>
          <w:drawing>
            <wp:inline distT="0" distB="0" distL="0" distR="0">
              <wp:extent cx="5391150" cy="15430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543050"/>
                      </a:xfrm>
                      <a:prstGeom prst="rect">
                        <a:avLst/>
                      </a:prstGeom>
                      <a:noFill/>
                      <a:ln>
                        <a:noFill/>
                      </a:ln>
                    </pic:spPr>
                  </pic:pic>
                </a:graphicData>
              </a:graphic>
            </wp:inline>
          </w:drawing>
        </w:r>
      </w:ins>
    </w:p>
    <w:p w:rsidR="00DE6CCE" w:rsidRDefault="00DE6CCE">
      <w:pPr>
        <w:rPr>
          <w:ins w:id="958" w:author="Lucas Garcia Tomiyama" w:date="2016-07-05T10:33:00Z"/>
        </w:rPr>
      </w:pPr>
    </w:p>
    <w:p w:rsidR="00611546" w:rsidRDefault="00611546">
      <w:pPr>
        <w:pStyle w:val="Ttulo2"/>
        <w:rPr>
          <w:ins w:id="959" w:author="Lucas Garcia Tomiyama" w:date="2016-07-05T10:34:00Z"/>
        </w:rPr>
        <w:pPrChange w:id="960" w:author="Lucas Garcia Tomiyama" w:date="2016-07-06T15:40:00Z">
          <w:pPr/>
        </w:pPrChange>
      </w:pPr>
      <w:bookmarkStart w:id="961" w:name="_Toc455762710"/>
      <w:ins w:id="962" w:author="Lucas Garcia Tomiyama" w:date="2016-07-05T10:34:00Z">
        <w:r>
          <w:t>Controle de Refer</w:t>
        </w:r>
      </w:ins>
      <w:ins w:id="963" w:author="Lucas Garcia Tomiyama" w:date="2016-07-05T10:35:00Z">
        <w:r>
          <w:t>ê</w:t>
        </w:r>
      </w:ins>
      <w:ins w:id="964" w:author="Lucas Garcia Tomiyama" w:date="2016-07-05T10:34:00Z">
        <w:r>
          <w:t>ncias</w:t>
        </w:r>
        <w:bookmarkEnd w:id="961"/>
      </w:ins>
    </w:p>
    <w:p w:rsidR="00611546" w:rsidRDefault="00611546">
      <w:pPr>
        <w:pStyle w:val="Ttulo3"/>
        <w:rPr>
          <w:ins w:id="965" w:author="Lucas Garcia Tomiyama" w:date="2016-07-05T14:52:00Z"/>
        </w:rPr>
        <w:pPrChange w:id="966" w:author="Lucas Garcia Tomiyama" w:date="2016-08-01T10:59:00Z">
          <w:pPr>
            <w:pStyle w:val="Ttulo2"/>
          </w:pPr>
        </w:pPrChange>
      </w:pPr>
      <w:bookmarkStart w:id="967" w:name="_Toc455762711"/>
      <w:ins w:id="968" w:author="Lucas Garcia Tomiyama" w:date="2016-07-05T10:35:00Z">
        <w:r>
          <w:t>Finalidade</w:t>
        </w:r>
      </w:ins>
      <w:bookmarkEnd w:id="967"/>
    </w:p>
    <w:p w:rsidR="009C3304" w:rsidRPr="00574081" w:rsidRDefault="009C3304" w:rsidP="009C3304">
      <w:pPr>
        <w:rPr>
          <w:ins w:id="969" w:author="Lucas Garcia Tomiyama" w:date="2016-07-08T10:51:00Z"/>
          <w:color w:val="FF0000"/>
        </w:rPr>
      </w:pPr>
      <w:ins w:id="970" w:author="Lucas Garcia Tomiyama" w:date="2016-07-08T10:51: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122C7C" w:rsidRDefault="00122C7C" w:rsidP="00E56102">
      <w:pPr>
        <w:rPr>
          <w:ins w:id="971" w:author="Lucas Garcia Tomiyama" w:date="2016-07-05T10:35:00Z"/>
        </w:rPr>
      </w:pPr>
    </w:p>
    <w:p w:rsidR="00611546" w:rsidRDefault="00611546">
      <w:pPr>
        <w:pStyle w:val="Ttulo3"/>
        <w:rPr>
          <w:ins w:id="972" w:author="Lucas Garcia Tomiyama" w:date="2016-07-05T14:52:00Z"/>
        </w:rPr>
        <w:pPrChange w:id="973" w:author="Lucas Garcia Tomiyama" w:date="2016-08-01T10:59:00Z">
          <w:pPr/>
        </w:pPrChange>
      </w:pPr>
      <w:bookmarkStart w:id="974" w:name="_Toc455762712"/>
      <w:ins w:id="975" w:author="Lucas Garcia Tomiyama" w:date="2016-07-05T10:35:00Z">
        <w:r>
          <w:t>Diagrama de sequencia</w:t>
        </w:r>
      </w:ins>
      <w:bookmarkEnd w:id="974"/>
    </w:p>
    <w:p w:rsidR="009C3304" w:rsidRPr="00574081" w:rsidRDefault="009C3304" w:rsidP="009C3304">
      <w:pPr>
        <w:rPr>
          <w:ins w:id="976" w:author="Lucas Garcia Tomiyama" w:date="2016-07-08T10:51:00Z"/>
          <w:color w:val="FF0000"/>
        </w:rPr>
      </w:pPr>
      <w:ins w:id="977" w:author="Lucas Garcia Tomiyama" w:date="2016-07-08T10:51: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122C7C" w:rsidRDefault="00122C7C" w:rsidP="00E56102">
      <w:pPr>
        <w:rPr>
          <w:ins w:id="978" w:author="Lucas Garcia Tomiyama" w:date="2016-07-05T10:35:00Z"/>
        </w:rPr>
      </w:pPr>
    </w:p>
    <w:p w:rsidR="00611546" w:rsidRDefault="00611546">
      <w:pPr>
        <w:pStyle w:val="Ttulo3"/>
        <w:rPr>
          <w:ins w:id="979" w:author="Lucas Garcia Tomiyama" w:date="2016-07-05T14:52:00Z"/>
        </w:rPr>
        <w:pPrChange w:id="980" w:author="Lucas Garcia Tomiyama" w:date="2016-08-01T10:59:00Z">
          <w:pPr/>
        </w:pPrChange>
      </w:pPr>
      <w:bookmarkStart w:id="981" w:name="_Toc455762713"/>
      <w:ins w:id="982" w:author="Lucas Garcia Tomiyama" w:date="2016-07-05T10:35:00Z">
        <w:r>
          <w:t>Utilização</w:t>
        </w:r>
      </w:ins>
      <w:bookmarkEnd w:id="981"/>
    </w:p>
    <w:p w:rsidR="00122C7C" w:rsidRDefault="00122C7C">
      <w:pPr>
        <w:rPr>
          <w:ins w:id="983" w:author="Lucas Garcia Tomiyama" w:date="2016-07-05T10:35:00Z"/>
        </w:rPr>
      </w:pPr>
    </w:p>
    <w:p w:rsidR="00611546" w:rsidRDefault="00611546">
      <w:pPr>
        <w:pStyle w:val="Ttulo2"/>
        <w:rPr>
          <w:ins w:id="984" w:author="Lucas Garcia Tomiyama" w:date="2016-07-05T10:35:00Z"/>
        </w:rPr>
      </w:pPr>
      <w:bookmarkStart w:id="985" w:name="_Toc455762714"/>
      <w:ins w:id="986" w:author="Lucas Garcia Tomiyama" w:date="2016-07-05T10:35:00Z">
        <w:r>
          <w:t>Validação de contratos</w:t>
        </w:r>
        <w:bookmarkEnd w:id="985"/>
      </w:ins>
    </w:p>
    <w:p w:rsidR="00611546" w:rsidRDefault="00611546">
      <w:pPr>
        <w:pStyle w:val="Ttulo3"/>
        <w:rPr>
          <w:ins w:id="987" w:author="Lucas Garcia Tomiyama" w:date="2016-07-05T14:52:00Z"/>
        </w:rPr>
        <w:pPrChange w:id="988" w:author="Lucas Garcia Tomiyama" w:date="2016-08-01T10:59:00Z">
          <w:pPr/>
        </w:pPrChange>
      </w:pPr>
      <w:bookmarkStart w:id="989" w:name="_Toc455762715"/>
      <w:ins w:id="990" w:author="Lucas Garcia Tomiyama" w:date="2016-07-05T10:35:00Z">
        <w:r>
          <w:t>Finalidade</w:t>
        </w:r>
      </w:ins>
      <w:bookmarkEnd w:id="989"/>
    </w:p>
    <w:p w:rsidR="009C3304" w:rsidRPr="00574081" w:rsidRDefault="009C3304" w:rsidP="009C3304">
      <w:pPr>
        <w:rPr>
          <w:ins w:id="991" w:author="Lucas Garcia Tomiyama" w:date="2016-07-08T10:51:00Z"/>
          <w:color w:val="FF0000"/>
        </w:rPr>
      </w:pPr>
      <w:ins w:id="992" w:author="Lucas Garcia Tomiyama" w:date="2016-07-08T10:51: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122C7C" w:rsidRDefault="00122C7C">
      <w:pPr>
        <w:rPr>
          <w:ins w:id="993" w:author="Lucas Garcia Tomiyama" w:date="2016-07-05T10:35:00Z"/>
        </w:rPr>
        <w:pPrChange w:id="994" w:author="Lucas Garcia Tomiyama" w:date="2016-07-05T14:52:00Z">
          <w:pPr>
            <w:pStyle w:val="Ttulo3"/>
          </w:pPr>
        </w:pPrChange>
      </w:pPr>
    </w:p>
    <w:p w:rsidR="00611546" w:rsidRDefault="00611546">
      <w:pPr>
        <w:pStyle w:val="Ttulo3"/>
        <w:rPr>
          <w:ins w:id="995" w:author="Lucas Garcia Tomiyama" w:date="2016-07-05T14:52:00Z"/>
        </w:rPr>
        <w:pPrChange w:id="996" w:author="Lucas Garcia Tomiyama" w:date="2016-08-01T10:59:00Z">
          <w:pPr/>
        </w:pPrChange>
      </w:pPr>
      <w:bookmarkStart w:id="997" w:name="_Toc455762716"/>
      <w:ins w:id="998" w:author="Lucas Garcia Tomiyama" w:date="2016-07-05T10:35:00Z">
        <w:r>
          <w:t>Diagrama de sequencia</w:t>
        </w:r>
      </w:ins>
      <w:bookmarkEnd w:id="997"/>
    </w:p>
    <w:p w:rsidR="009C3304" w:rsidRPr="00574081" w:rsidRDefault="009C3304" w:rsidP="009C3304">
      <w:pPr>
        <w:rPr>
          <w:ins w:id="999" w:author="Lucas Garcia Tomiyama" w:date="2016-07-08T10:51:00Z"/>
          <w:color w:val="FF0000"/>
        </w:rPr>
      </w:pPr>
      <w:ins w:id="1000" w:author="Lucas Garcia Tomiyama" w:date="2016-07-08T10:51: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122C7C" w:rsidRDefault="00122C7C" w:rsidP="00E56102">
      <w:pPr>
        <w:rPr>
          <w:ins w:id="1001" w:author="Lucas Garcia Tomiyama" w:date="2016-07-05T10:35:00Z"/>
        </w:rPr>
      </w:pPr>
    </w:p>
    <w:p w:rsidR="00611546" w:rsidRDefault="00611546">
      <w:pPr>
        <w:pStyle w:val="Ttulo3"/>
        <w:rPr>
          <w:ins w:id="1002" w:author="Lucas Garcia Tomiyama" w:date="2016-07-05T14:52:00Z"/>
        </w:rPr>
        <w:pPrChange w:id="1003" w:author="Lucas Garcia Tomiyama" w:date="2016-08-01T10:59:00Z">
          <w:pPr/>
        </w:pPrChange>
      </w:pPr>
      <w:bookmarkStart w:id="1004" w:name="_Toc455762717"/>
      <w:ins w:id="1005" w:author="Lucas Garcia Tomiyama" w:date="2016-07-05T10:35:00Z">
        <w:r>
          <w:t>Utilização</w:t>
        </w:r>
      </w:ins>
      <w:bookmarkEnd w:id="1004"/>
    </w:p>
    <w:p w:rsidR="009C3304" w:rsidRPr="00574081" w:rsidRDefault="009C3304" w:rsidP="009C3304">
      <w:pPr>
        <w:rPr>
          <w:ins w:id="1006" w:author="Lucas Garcia Tomiyama" w:date="2016-07-08T10:52:00Z"/>
          <w:color w:val="FF0000"/>
        </w:rPr>
      </w:pPr>
      <w:ins w:id="1007" w:author="Lucas Garcia Tomiyama" w:date="2016-07-08T10:52: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122C7C" w:rsidRPr="00183834" w:rsidRDefault="00122C7C">
      <w:pPr>
        <w:rPr>
          <w:ins w:id="1008" w:author="Lucas Garcia Tomiyama" w:date="2016-07-04T15:25:00Z"/>
        </w:rPr>
      </w:pPr>
    </w:p>
    <w:p w:rsidR="000D69E1" w:rsidRDefault="00EE16BB">
      <w:pPr>
        <w:pStyle w:val="Ttulo1"/>
        <w:rPr>
          <w:ins w:id="1009" w:author="Lucas Garcia Tomiyama" w:date="2016-07-05T14:52:00Z"/>
        </w:rPr>
        <w:pPrChange w:id="1010" w:author="Lucas Garcia Tomiyama" w:date="2016-07-06T11:17:00Z">
          <w:pPr/>
        </w:pPrChange>
      </w:pPr>
      <w:bookmarkStart w:id="1011" w:name="_Toc455762718"/>
      <w:ins w:id="1012" w:author="Lucas Garcia Tomiyama" w:date="2016-07-04T15:29:00Z">
        <w:r w:rsidRPr="006908E7">
          <w:lastRenderedPageBreak/>
          <w:t>Modelagem e documentaç</w:t>
        </w:r>
      </w:ins>
      <w:ins w:id="1013" w:author="Lucas Garcia Tomiyama" w:date="2016-07-04T15:30:00Z">
        <w:r w:rsidRPr="006908E7">
          <w:t>ão</w:t>
        </w:r>
      </w:ins>
      <w:bookmarkEnd w:id="1011"/>
    </w:p>
    <w:p w:rsidR="00122C7C" w:rsidRDefault="00DF106B">
      <w:pPr>
        <w:rPr>
          <w:ins w:id="1014" w:author="Lucas Garcia Tomiyama" w:date="2016-07-04T17:29:00Z"/>
        </w:rPr>
      </w:pPr>
      <w:ins w:id="1015" w:author="Lucas Garcia Tomiyama" w:date="2016-07-07T16:37:00Z">
        <w:r>
          <w:rPr>
            <w:noProof/>
            <w:lang w:eastAsia="pt-BR"/>
          </w:rPr>
          <w:drawing>
            <wp:inline distT="0" distB="0" distL="0" distR="0">
              <wp:extent cx="5400040" cy="4577401"/>
              <wp:effectExtent l="0" t="0" r="0" b="0"/>
              <wp:docPr id="9" name="Imagem 9" descr="C:\Users\lgarciat\Desktop\FSI_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arciat\Desktop\FSI_Mode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577401"/>
                      </a:xfrm>
                      <a:prstGeom prst="rect">
                        <a:avLst/>
                      </a:prstGeom>
                      <a:noFill/>
                      <a:ln>
                        <a:noFill/>
                      </a:ln>
                    </pic:spPr>
                  </pic:pic>
                </a:graphicData>
              </a:graphic>
            </wp:inline>
          </w:drawing>
        </w:r>
      </w:ins>
    </w:p>
    <w:p w:rsidR="00CC6C73" w:rsidRDefault="00CC6C73">
      <w:pPr>
        <w:pStyle w:val="Ttulo1"/>
        <w:rPr>
          <w:ins w:id="1016" w:author="Lucas Garcia Tomiyama" w:date="2016-07-05T14:52:00Z"/>
        </w:rPr>
      </w:pPr>
      <w:bookmarkStart w:id="1017" w:name="_Toc455762719"/>
      <w:ins w:id="1018" w:author="Lucas Garcia Tomiyama" w:date="2016-07-05T10:37:00Z">
        <w:r w:rsidRPr="00CF50BA">
          <w:t>Riscos do projeto</w:t>
        </w:r>
      </w:ins>
      <w:bookmarkEnd w:id="1017"/>
    </w:p>
    <w:p w:rsidR="009C3304" w:rsidRPr="00574081" w:rsidRDefault="009C3304" w:rsidP="009C3304">
      <w:pPr>
        <w:rPr>
          <w:ins w:id="1019" w:author="Lucas Garcia Tomiyama" w:date="2016-07-08T10:52:00Z"/>
          <w:color w:val="FF0000"/>
        </w:rPr>
      </w:pPr>
      <w:ins w:id="1020" w:author="Lucas Garcia Tomiyama" w:date="2016-07-08T10:52: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122C7C" w:rsidRPr="00CF50BA" w:rsidRDefault="00122C7C">
      <w:pPr>
        <w:rPr>
          <w:ins w:id="1021" w:author="Lucas Garcia Tomiyama" w:date="2016-07-05T10:37:00Z"/>
        </w:rPr>
        <w:pPrChange w:id="1022" w:author="Lucas Garcia Tomiyama" w:date="2016-07-05T14:52:00Z">
          <w:pPr>
            <w:pStyle w:val="Ttulo1"/>
          </w:pPr>
        </w:pPrChange>
      </w:pPr>
    </w:p>
    <w:p w:rsidR="00B61695" w:rsidRDefault="00CC6C73">
      <w:pPr>
        <w:pStyle w:val="Ttulo1"/>
        <w:rPr>
          <w:ins w:id="1023" w:author="Lucas Garcia Tomiyama" w:date="2016-07-05T14:52:00Z"/>
        </w:rPr>
        <w:pPrChange w:id="1024" w:author="Lucas Garcia Tomiyama" w:date="2016-07-06T11:17:00Z">
          <w:pPr/>
        </w:pPrChange>
      </w:pPr>
      <w:bookmarkStart w:id="1025" w:name="_Toc455762720"/>
      <w:ins w:id="1026" w:author="Lucas Garcia Tomiyama" w:date="2016-07-05T10:29:00Z">
        <w:r>
          <w:t>Refer</w:t>
        </w:r>
      </w:ins>
      <w:ins w:id="1027" w:author="Lucas Garcia Tomiyama" w:date="2016-07-05T10:38:00Z">
        <w:r>
          <w:t>ê</w:t>
        </w:r>
      </w:ins>
      <w:ins w:id="1028" w:author="Lucas Garcia Tomiyama" w:date="2016-07-05T10:29:00Z">
        <w:r w:rsidR="00B61695">
          <w:t>ncias</w:t>
        </w:r>
      </w:ins>
      <w:bookmarkEnd w:id="1025"/>
    </w:p>
    <w:p w:rsidR="009C3304" w:rsidRPr="00574081" w:rsidRDefault="009C3304" w:rsidP="009C3304">
      <w:pPr>
        <w:rPr>
          <w:ins w:id="1029" w:author="Lucas Garcia Tomiyama" w:date="2016-07-08T10:52:00Z"/>
          <w:color w:val="FF0000"/>
        </w:rPr>
      </w:pPr>
      <w:ins w:id="1030" w:author="Lucas Garcia Tomiyama" w:date="2016-07-08T10:52:00Z">
        <w:r w:rsidRPr="00574081">
          <w:rPr>
            <w:color w:val="FF0000"/>
          </w:rPr>
          <w:t>[</w:t>
        </w:r>
        <w:proofErr w:type="spellStart"/>
        <w:r w:rsidRPr="00574081">
          <w:rPr>
            <w:color w:val="FF0000"/>
          </w:rPr>
          <w:t>To</w:t>
        </w:r>
        <w:r>
          <w:rPr>
            <w:color w:val="FF0000"/>
          </w:rPr>
          <w:t>D</w:t>
        </w:r>
        <w:r w:rsidRPr="00574081">
          <w:rPr>
            <w:color w:val="FF0000"/>
          </w:rPr>
          <w:t>o</w:t>
        </w:r>
        <w:proofErr w:type="spellEnd"/>
        <w:r w:rsidRPr="00574081">
          <w:rPr>
            <w:color w:val="FF0000"/>
          </w:rPr>
          <w:t>]</w:t>
        </w:r>
      </w:ins>
    </w:p>
    <w:p w:rsidR="00122C7C" w:rsidRDefault="00122C7C">
      <w:pPr>
        <w:rPr>
          <w:ins w:id="1031" w:author="Lucas Garcia Tomiyama" w:date="2016-07-05T10:29:00Z"/>
        </w:rPr>
      </w:pPr>
    </w:p>
    <w:p w:rsidR="00861981" w:rsidRDefault="00183834">
      <w:pPr>
        <w:pStyle w:val="Ttulo1"/>
        <w:rPr>
          <w:ins w:id="1032" w:author="Lucas Garcia Tomiyama" w:date="2016-07-05T14:52:00Z"/>
        </w:rPr>
        <w:pPrChange w:id="1033" w:author="Lucas Garcia Tomiyama" w:date="2016-07-06T11:17:00Z">
          <w:pPr/>
        </w:pPrChange>
      </w:pPr>
      <w:bookmarkStart w:id="1034" w:name="_Toc455762721"/>
      <w:ins w:id="1035" w:author="Lucas Garcia Tomiyama" w:date="2016-07-05T10:29:00Z">
        <w:r>
          <w:t>Anexos</w:t>
        </w:r>
      </w:ins>
      <w:bookmarkEnd w:id="1034"/>
    </w:p>
    <w:p w:rsidR="00122C7C" w:rsidRPr="00183834" w:rsidRDefault="00122C7C"/>
    <w:sectPr w:rsidR="00122C7C" w:rsidRPr="00183834" w:rsidSect="008B0ACC">
      <w:pgSz w:w="11906" w:h="16838" w:code="9"/>
      <w:pgMar w:top="1417" w:right="1701" w:bottom="1417" w:left="1701" w:header="709" w:footer="709" w:gutter="0"/>
      <w:pgNumType w:start="0"/>
      <w:cols w:space="708"/>
      <w:titlePg/>
      <w:docGrid w:linePitch="360"/>
      <w:sectPrChange w:id="1036" w:author="Lucas Garcia Tomiyama" w:date="2016-07-04T15:14:00Z">
        <w:sectPr w:rsidR="00122C7C" w:rsidRPr="00183834" w:rsidSect="008B0ACC">
          <w:pgSz w:code="0"/>
          <w:pgMar w:top="1417" w:right="1701" w:bottom="1417" w:left="1701" w:header="708" w:footer="708"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9FF" w:rsidRDefault="005C59FF" w:rsidP="00DA16E3">
      <w:pPr>
        <w:spacing w:line="240" w:lineRule="auto"/>
      </w:pPr>
      <w:r>
        <w:separator/>
      </w:r>
    </w:p>
  </w:endnote>
  <w:endnote w:type="continuationSeparator" w:id="0">
    <w:p w:rsidR="005C59FF" w:rsidRDefault="005C59FF" w:rsidP="00DA16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9FF" w:rsidRDefault="005C59FF" w:rsidP="00DA16E3">
      <w:pPr>
        <w:spacing w:line="240" w:lineRule="auto"/>
      </w:pPr>
      <w:r>
        <w:separator/>
      </w:r>
    </w:p>
  </w:footnote>
  <w:footnote w:type="continuationSeparator" w:id="0">
    <w:p w:rsidR="005C59FF" w:rsidRDefault="005C59FF" w:rsidP="00DA16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13A93"/>
    <w:multiLevelType w:val="multilevel"/>
    <w:tmpl w:val="B0426A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B35468"/>
    <w:multiLevelType w:val="hybridMultilevel"/>
    <w:tmpl w:val="CE18298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2B4955FD"/>
    <w:multiLevelType w:val="multilevel"/>
    <w:tmpl w:val="11B2276E"/>
    <w:lvl w:ilvl="0">
      <w:start w:val="1"/>
      <w:numFmt w:val="decimal"/>
      <w:pStyle w:val="Ttulo1"/>
      <w:lvlText w:val="%1."/>
      <w:lvlJc w:val="left"/>
      <w:pPr>
        <w:ind w:left="720" w:hanging="360"/>
      </w:pPr>
    </w:lvl>
    <w:lvl w:ilvl="1">
      <w:start w:val="1"/>
      <w:numFmt w:val="decimal"/>
      <w:pStyle w:val="Ttulo2"/>
      <w:isLgl/>
      <w:lvlText w:val="%1.%2."/>
      <w:lvlJc w:val="left"/>
      <w:pPr>
        <w:ind w:left="1428" w:hanging="720"/>
      </w:pPr>
      <w:rPr>
        <w:rFonts w:hint="default"/>
      </w:rPr>
    </w:lvl>
    <w:lvl w:ilvl="2">
      <w:start w:val="1"/>
      <w:numFmt w:val="decimal"/>
      <w:pStyle w:val="Ttulo3"/>
      <w:isLgl/>
      <w:lvlText w:val="%1.%2.%3."/>
      <w:lvlJc w:val="left"/>
      <w:pPr>
        <w:ind w:left="177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nsid w:val="2C142B1A"/>
    <w:multiLevelType w:val="hybridMultilevel"/>
    <w:tmpl w:val="312CC0E0"/>
    <w:lvl w:ilvl="0" w:tplc="BBF07DB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2915CC6"/>
    <w:multiLevelType w:val="hybridMultilevel"/>
    <w:tmpl w:val="92EAAE2C"/>
    <w:lvl w:ilvl="0" w:tplc="825C96CE">
      <w:start w:val="1"/>
      <w:numFmt w:val="bullet"/>
      <w:lvlText w:val=""/>
      <w:lvlJc w:val="left"/>
      <w:pPr>
        <w:ind w:left="1080" w:hanging="360"/>
      </w:pPr>
      <w:rPr>
        <w:rFonts w:ascii="Symbol" w:hAnsi="Symbol" w:hint="default"/>
        <w:b w:val="0"/>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662857C9"/>
    <w:multiLevelType w:val="hybridMultilevel"/>
    <w:tmpl w:val="ED545DFE"/>
    <w:lvl w:ilvl="0" w:tplc="825C96CE">
      <w:start w:val="1"/>
      <w:numFmt w:val="bullet"/>
      <w:lvlText w:val=""/>
      <w:lvlJc w:val="left"/>
      <w:pPr>
        <w:ind w:left="1080" w:hanging="360"/>
      </w:pPr>
      <w:rPr>
        <w:rFonts w:ascii="Symbol" w:hAnsi="Symbol" w:hint="default"/>
        <w:b w:val="0"/>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6546C4E"/>
    <w:multiLevelType w:val="hybridMultilevel"/>
    <w:tmpl w:val="910E6D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43D"/>
    <w:rsid w:val="00006F7A"/>
    <w:rsid w:val="0002385C"/>
    <w:rsid w:val="00030314"/>
    <w:rsid w:val="0003782F"/>
    <w:rsid w:val="000627D0"/>
    <w:rsid w:val="00093E72"/>
    <w:rsid w:val="000D255D"/>
    <w:rsid w:val="000D69E1"/>
    <w:rsid w:val="00122C7C"/>
    <w:rsid w:val="001238C8"/>
    <w:rsid w:val="00154F19"/>
    <w:rsid w:val="00183834"/>
    <w:rsid w:val="001D6F84"/>
    <w:rsid w:val="0029109A"/>
    <w:rsid w:val="002B7477"/>
    <w:rsid w:val="002E117F"/>
    <w:rsid w:val="002F63ED"/>
    <w:rsid w:val="00304899"/>
    <w:rsid w:val="003403B1"/>
    <w:rsid w:val="0035683E"/>
    <w:rsid w:val="00360F9B"/>
    <w:rsid w:val="00394B9E"/>
    <w:rsid w:val="003B1DEC"/>
    <w:rsid w:val="0041143D"/>
    <w:rsid w:val="00434E21"/>
    <w:rsid w:val="00456BF0"/>
    <w:rsid w:val="0048578E"/>
    <w:rsid w:val="004A6CC6"/>
    <w:rsid w:val="004A759E"/>
    <w:rsid w:val="004B0EEC"/>
    <w:rsid w:val="004C06D4"/>
    <w:rsid w:val="004C2833"/>
    <w:rsid w:val="004F0062"/>
    <w:rsid w:val="004F12F1"/>
    <w:rsid w:val="005077FD"/>
    <w:rsid w:val="005152A9"/>
    <w:rsid w:val="005446FC"/>
    <w:rsid w:val="00595C81"/>
    <w:rsid w:val="005C59FF"/>
    <w:rsid w:val="005F2ABF"/>
    <w:rsid w:val="00611546"/>
    <w:rsid w:val="006125E6"/>
    <w:rsid w:val="006146C7"/>
    <w:rsid w:val="00662A40"/>
    <w:rsid w:val="006755CB"/>
    <w:rsid w:val="00682454"/>
    <w:rsid w:val="006908E7"/>
    <w:rsid w:val="00693B16"/>
    <w:rsid w:val="006D2BFB"/>
    <w:rsid w:val="006E73E7"/>
    <w:rsid w:val="006E79E5"/>
    <w:rsid w:val="006F7E35"/>
    <w:rsid w:val="0070075B"/>
    <w:rsid w:val="00744BA4"/>
    <w:rsid w:val="0076622C"/>
    <w:rsid w:val="0076716E"/>
    <w:rsid w:val="007A2888"/>
    <w:rsid w:val="007B4D5B"/>
    <w:rsid w:val="007B73F6"/>
    <w:rsid w:val="00820435"/>
    <w:rsid w:val="00835A04"/>
    <w:rsid w:val="00856F1F"/>
    <w:rsid w:val="00861981"/>
    <w:rsid w:val="00884811"/>
    <w:rsid w:val="008B0ACC"/>
    <w:rsid w:val="008C5888"/>
    <w:rsid w:val="00930246"/>
    <w:rsid w:val="00931F68"/>
    <w:rsid w:val="00952CB1"/>
    <w:rsid w:val="0096165F"/>
    <w:rsid w:val="009C3304"/>
    <w:rsid w:val="00A067BD"/>
    <w:rsid w:val="00A2257F"/>
    <w:rsid w:val="00AA744A"/>
    <w:rsid w:val="00B02DD7"/>
    <w:rsid w:val="00B14F44"/>
    <w:rsid w:val="00B40B06"/>
    <w:rsid w:val="00B61695"/>
    <w:rsid w:val="00B91318"/>
    <w:rsid w:val="00B97B0B"/>
    <w:rsid w:val="00BD3156"/>
    <w:rsid w:val="00BD764C"/>
    <w:rsid w:val="00BE7FF1"/>
    <w:rsid w:val="00C1262A"/>
    <w:rsid w:val="00C456E9"/>
    <w:rsid w:val="00C52152"/>
    <w:rsid w:val="00C5579D"/>
    <w:rsid w:val="00C65CCD"/>
    <w:rsid w:val="00C82323"/>
    <w:rsid w:val="00CB3F2C"/>
    <w:rsid w:val="00CB6A3A"/>
    <w:rsid w:val="00CC09DE"/>
    <w:rsid w:val="00CC6C73"/>
    <w:rsid w:val="00D14A86"/>
    <w:rsid w:val="00D52388"/>
    <w:rsid w:val="00D71773"/>
    <w:rsid w:val="00D73240"/>
    <w:rsid w:val="00D8426A"/>
    <w:rsid w:val="00DA16E3"/>
    <w:rsid w:val="00DB026C"/>
    <w:rsid w:val="00DC4DCD"/>
    <w:rsid w:val="00DD7A5E"/>
    <w:rsid w:val="00DE3D02"/>
    <w:rsid w:val="00DE6CCE"/>
    <w:rsid w:val="00DF106B"/>
    <w:rsid w:val="00E049E1"/>
    <w:rsid w:val="00E52598"/>
    <w:rsid w:val="00E56102"/>
    <w:rsid w:val="00E862EA"/>
    <w:rsid w:val="00E871D2"/>
    <w:rsid w:val="00ED0AB6"/>
    <w:rsid w:val="00ED1207"/>
    <w:rsid w:val="00EE16BB"/>
    <w:rsid w:val="00EE55CB"/>
    <w:rsid w:val="00EF4DDA"/>
    <w:rsid w:val="00F03D8B"/>
    <w:rsid w:val="00F1605C"/>
    <w:rsid w:val="00F16B4B"/>
    <w:rsid w:val="00F21EA4"/>
    <w:rsid w:val="00F5007C"/>
    <w:rsid w:val="00F51CD0"/>
    <w:rsid w:val="00F74F3E"/>
    <w:rsid w:val="00F95AFF"/>
    <w:rsid w:val="00F96FB6"/>
    <w:rsid w:val="00FB1A53"/>
    <w:rsid w:val="00FC1C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F44"/>
    <w:pPr>
      <w:spacing w:after="0"/>
    </w:pPr>
  </w:style>
  <w:style w:type="paragraph" w:styleId="Ttulo1">
    <w:name w:val="heading 1"/>
    <w:basedOn w:val="Normal"/>
    <w:next w:val="Normal"/>
    <w:link w:val="Ttulo1Char"/>
    <w:autoRedefine/>
    <w:uiPriority w:val="9"/>
    <w:qFormat/>
    <w:rsid w:val="00006F7A"/>
    <w:pPr>
      <w:keepNext/>
      <w:keepLines/>
      <w:numPr>
        <w:numId w:val="2"/>
      </w:numPr>
      <w:tabs>
        <w:tab w:val="left" w:pos="284"/>
      </w:tabs>
      <w:ind w:left="284" w:hanging="284"/>
      <w:outlineLvl w:val="0"/>
      <w:pPrChange w:id="0" w:author="Lucas Garcia Tomiyama" w:date="2016-07-06T11:17:00Z">
        <w:pPr>
          <w:keepNext/>
          <w:keepLines/>
          <w:spacing w:line="276" w:lineRule="auto"/>
          <w:outlineLvl w:val="0"/>
        </w:pPr>
      </w:pPrChange>
    </w:pPr>
    <w:rPr>
      <w:rFonts w:eastAsiaTheme="majorEastAsia" w:cstheme="majorBidi"/>
      <w:b/>
      <w:bCs/>
      <w:color w:val="000000" w:themeColor="text1"/>
      <w:sz w:val="32"/>
      <w:szCs w:val="28"/>
      <w:rPrChange w:id="0" w:author="Lucas Garcia Tomiyama" w:date="2016-07-06T11:17:00Z">
        <w:rPr>
          <w:rFonts w:asciiTheme="minorHAnsi" w:eastAsiaTheme="majorEastAsia" w:hAnsiTheme="minorHAnsi" w:cstheme="majorBidi"/>
          <w:b/>
          <w:bCs/>
          <w:color w:val="000000" w:themeColor="text1"/>
          <w:sz w:val="32"/>
          <w:szCs w:val="28"/>
          <w:lang w:val="pt-BR" w:eastAsia="en-US" w:bidi="ar-SA"/>
        </w:rPr>
      </w:rPrChange>
    </w:rPr>
  </w:style>
  <w:style w:type="paragraph" w:styleId="Ttulo2">
    <w:name w:val="heading 2"/>
    <w:basedOn w:val="Normal"/>
    <w:next w:val="Normal"/>
    <w:link w:val="Ttulo2Char"/>
    <w:autoRedefine/>
    <w:uiPriority w:val="9"/>
    <w:unhideWhenUsed/>
    <w:qFormat/>
    <w:rsid w:val="00835A04"/>
    <w:pPr>
      <w:keepNext/>
      <w:keepLines/>
      <w:numPr>
        <w:ilvl w:val="1"/>
        <w:numId w:val="2"/>
      </w:numPr>
      <w:ind w:left="141" w:hanging="141"/>
      <w:outlineLvl w:val="1"/>
      <w:pPrChange w:id="1" w:author="Lucas Garcia Tomiyama" w:date="2016-07-06T15:40:00Z">
        <w:pPr>
          <w:keepNext/>
          <w:keepLines/>
          <w:spacing w:line="276" w:lineRule="auto"/>
          <w:ind w:left="708"/>
          <w:outlineLvl w:val="1"/>
        </w:pPr>
      </w:pPrChange>
    </w:pPr>
    <w:rPr>
      <w:rFonts w:eastAsiaTheme="majorEastAsia" w:cstheme="majorBidi"/>
      <w:b/>
      <w:bCs/>
      <w:color w:val="000000" w:themeColor="text1"/>
      <w:sz w:val="28"/>
      <w:szCs w:val="26"/>
      <w:rPrChange w:id="1" w:author="Lucas Garcia Tomiyama" w:date="2016-07-06T15:40:00Z">
        <w:rPr>
          <w:rFonts w:asciiTheme="minorHAnsi" w:eastAsiaTheme="majorEastAsia" w:hAnsiTheme="minorHAnsi" w:cstheme="majorBidi"/>
          <w:b/>
          <w:bCs/>
          <w:color w:val="000000" w:themeColor="text1"/>
          <w:sz w:val="28"/>
          <w:szCs w:val="26"/>
          <w:lang w:val="pt-BR" w:eastAsia="en-US" w:bidi="ar-SA"/>
        </w:rPr>
      </w:rPrChange>
    </w:rPr>
  </w:style>
  <w:style w:type="paragraph" w:styleId="Ttulo3">
    <w:name w:val="heading 3"/>
    <w:basedOn w:val="Normal"/>
    <w:next w:val="Normal"/>
    <w:link w:val="Ttulo3Char"/>
    <w:uiPriority w:val="9"/>
    <w:unhideWhenUsed/>
    <w:qFormat/>
    <w:rsid w:val="00030314"/>
    <w:pPr>
      <w:keepNext/>
      <w:keepLines/>
      <w:numPr>
        <w:ilvl w:val="2"/>
        <w:numId w:val="2"/>
      </w:numPr>
      <w:ind w:left="709"/>
      <w:outlineLvl w:val="2"/>
    </w:pPr>
    <w:rPr>
      <w:rFonts w:eastAsiaTheme="majorEastAsia" w:cstheme="majorBidi"/>
      <w:b/>
      <w:b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6F7A"/>
    <w:rPr>
      <w:rFonts w:eastAsiaTheme="majorEastAsia" w:cstheme="majorBidi"/>
      <w:b/>
      <w:bCs/>
      <w:color w:val="000000" w:themeColor="text1"/>
      <w:sz w:val="32"/>
      <w:szCs w:val="28"/>
    </w:rPr>
  </w:style>
  <w:style w:type="paragraph" w:styleId="SemEspaamento">
    <w:name w:val="No Spacing"/>
    <w:link w:val="SemEspaamentoChar"/>
    <w:uiPriority w:val="1"/>
    <w:qFormat/>
    <w:rsid w:val="0041143D"/>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1143D"/>
    <w:rPr>
      <w:rFonts w:eastAsiaTheme="minorEastAsia"/>
      <w:lang w:eastAsia="pt-BR"/>
    </w:rPr>
  </w:style>
  <w:style w:type="paragraph" w:styleId="Textodebalo">
    <w:name w:val="Balloon Text"/>
    <w:basedOn w:val="Normal"/>
    <w:link w:val="TextodebaloChar"/>
    <w:uiPriority w:val="99"/>
    <w:semiHidden/>
    <w:unhideWhenUsed/>
    <w:rsid w:val="0041143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143D"/>
    <w:rPr>
      <w:rFonts w:ascii="Tahoma" w:hAnsi="Tahoma" w:cs="Tahoma"/>
      <w:sz w:val="16"/>
      <w:szCs w:val="16"/>
    </w:rPr>
  </w:style>
  <w:style w:type="character" w:styleId="Hyperlink">
    <w:name w:val="Hyperlink"/>
    <w:uiPriority w:val="99"/>
    <w:rsid w:val="00DA16E3"/>
    <w:rPr>
      <w:color w:val="0000FF"/>
      <w:u w:val="single"/>
    </w:rPr>
  </w:style>
  <w:style w:type="paragraph" w:styleId="PargrafodaLista">
    <w:name w:val="List Paragraph"/>
    <w:basedOn w:val="Normal"/>
    <w:uiPriority w:val="34"/>
    <w:qFormat/>
    <w:rsid w:val="00DA16E3"/>
    <w:pPr>
      <w:widowControl w:val="0"/>
      <w:spacing w:line="240" w:lineRule="atLeast"/>
      <w:ind w:left="720"/>
      <w:contextualSpacing/>
    </w:pPr>
    <w:rPr>
      <w:rFonts w:ascii="Arial" w:eastAsia="Times New Roman" w:hAnsi="Arial" w:cs="Times New Roman"/>
      <w:sz w:val="20"/>
      <w:szCs w:val="20"/>
    </w:rPr>
  </w:style>
  <w:style w:type="paragraph" w:styleId="Cabealho">
    <w:name w:val="header"/>
    <w:basedOn w:val="Normal"/>
    <w:link w:val="CabealhoChar"/>
    <w:uiPriority w:val="99"/>
    <w:unhideWhenUsed/>
    <w:rsid w:val="00DA16E3"/>
    <w:pPr>
      <w:tabs>
        <w:tab w:val="center" w:pos="4252"/>
        <w:tab w:val="right" w:pos="8504"/>
      </w:tabs>
      <w:spacing w:line="240" w:lineRule="auto"/>
    </w:pPr>
  </w:style>
  <w:style w:type="character" w:customStyle="1" w:styleId="CabealhoChar">
    <w:name w:val="Cabeçalho Char"/>
    <w:basedOn w:val="Fontepargpadro"/>
    <w:link w:val="Cabealho"/>
    <w:uiPriority w:val="99"/>
    <w:rsid w:val="00DA16E3"/>
  </w:style>
  <w:style w:type="paragraph" w:styleId="Rodap">
    <w:name w:val="footer"/>
    <w:basedOn w:val="Normal"/>
    <w:link w:val="RodapChar"/>
    <w:uiPriority w:val="99"/>
    <w:unhideWhenUsed/>
    <w:rsid w:val="00DA16E3"/>
    <w:pPr>
      <w:tabs>
        <w:tab w:val="center" w:pos="4252"/>
        <w:tab w:val="right" w:pos="8504"/>
      </w:tabs>
      <w:spacing w:line="240" w:lineRule="auto"/>
    </w:pPr>
  </w:style>
  <w:style w:type="character" w:customStyle="1" w:styleId="RodapChar">
    <w:name w:val="Rodapé Char"/>
    <w:basedOn w:val="Fontepargpadro"/>
    <w:link w:val="Rodap"/>
    <w:uiPriority w:val="99"/>
    <w:rsid w:val="00DA16E3"/>
  </w:style>
  <w:style w:type="paragraph" w:styleId="CabealhodoSumrio">
    <w:name w:val="TOC Heading"/>
    <w:basedOn w:val="Ttulo1"/>
    <w:next w:val="Normal"/>
    <w:uiPriority w:val="39"/>
    <w:unhideWhenUsed/>
    <w:qFormat/>
    <w:rsid w:val="000D69E1"/>
    <w:pPr>
      <w:outlineLvl w:val="9"/>
    </w:pPr>
    <w:rPr>
      <w:lang w:eastAsia="pt-BR"/>
    </w:rPr>
  </w:style>
  <w:style w:type="paragraph" w:styleId="Sumrio1">
    <w:name w:val="toc 1"/>
    <w:basedOn w:val="Normal"/>
    <w:next w:val="Normal"/>
    <w:autoRedefine/>
    <w:uiPriority w:val="39"/>
    <w:unhideWhenUsed/>
    <w:rsid w:val="004A759E"/>
    <w:pPr>
      <w:tabs>
        <w:tab w:val="left" w:pos="440"/>
        <w:tab w:val="right" w:leader="dot" w:pos="8494"/>
      </w:tabs>
      <w:spacing w:after="100"/>
      <w:pPrChange w:id="2" w:author="Lucas Garcia Tomiyama" w:date="2016-07-04T17:33:00Z">
        <w:pPr>
          <w:spacing w:after="100" w:line="276" w:lineRule="auto"/>
        </w:pPr>
      </w:pPrChange>
    </w:pPr>
    <w:rPr>
      <w:rPrChange w:id="2" w:author="Lucas Garcia Tomiyama" w:date="2016-07-04T17:33:00Z">
        <w:rPr>
          <w:rFonts w:asciiTheme="minorHAnsi" w:eastAsiaTheme="minorHAnsi" w:hAnsiTheme="minorHAnsi" w:cstheme="minorBidi"/>
          <w:sz w:val="22"/>
          <w:szCs w:val="22"/>
          <w:lang w:val="pt-BR" w:eastAsia="en-US" w:bidi="ar-SA"/>
        </w:rPr>
      </w:rPrChange>
    </w:rPr>
  </w:style>
  <w:style w:type="character" w:customStyle="1" w:styleId="Ttulo2Char">
    <w:name w:val="Título 2 Char"/>
    <w:basedOn w:val="Fontepargpadro"/>
    <w:link w:val="Ttulo2"/>
    <w:uiPriority w:val="9"/>
    <w:rsid w:val="00835A04"/>
    <w:rPr>
      <w:rFonts w:eastAsiaTheme="majorEastAsia" w:cstheme="majorBidi"/>
      <w:b/>
      <w:bCs/>
      <w:color w:val="000000" w:themeColor="text1"/>
      <w:sz w:val="28"/>
      <w:szCs w:val="26"/>
    </w:rPr>
  </w:style>
  <w:style w:type="paragraph" w:styleId="Sumrio2">
    <w:name w:val="toc 2"/>
    <w:basedOn w:val="Normal"/>
    <w:next w:val="Normal"/>
    <w:autoRedefine/>
    <w:uiPriority w:val="39"/>
    <w:unhideWhenUsed/>
    <w:rsid w:val="004A759E"/>
    <w:pPr>
      <w:spacing w:after="100"/>
      <w:ind w:left="220"/>
    </w:pPr>
  </w:style>
  <w:style w:type="character" w:customStyle="1" w:styleId="Ttulo3Char">
    <w:name w:val="Título 3 Char"/>
    <w:basedOn w:val="Fontepargpadro"/>
    <w:link w:val="Ttulo3"/>
    <w:uiPriority w:val="9"/>
    <w:rsid w:val="00030314"/>
    <w:rPr>
      <w:rFonts w:eastAsiaTheme="majorEastAsia" w:cstheme="majorBidi"/>
      <w:b/>
      <w:bCs/>
      <w:color w:val="000000" w:themeColor="text1"/>
    </w:rPr>
  </w:style>
  <w:style w:type="paragraph" w:styleId="Sumrio3">
    <w:name w:val="toc 3"/>
    <w:basedOn w:val="Normal"/>
    <w:next w:val="Normal"/>
    <w:autoRedefine/>
    <w:uiPriority w:val="39"/>
    <w:unhideWhenUsed/>
    <w:rsid w:val="00183834"/>
    <w:pPr>
      <w:spacing w:after="100"/>
      <w:ind w:left="440"/>
    </w:pPr>
  </w:style>
  <w:style w:type="paragraph" w:styleId="Reviso">
    <w:name w:val="Revision"/>
    <w:hidden/>
    <w:uiPriority w:val="99"/>
    <w:semiHidden/>
    <w:rsid w:val="007A288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F44"/>
    <w:pPr>
      <w:spacing w:after="0"/>
    </w:pPr>
  </w:style>
  <w:style w:type="paragraph" w:styleId="Ttulo1">
    <w:name w:val="heading 1"/>
    <w:basedOn w:val="Normal"/>
    <w:next w:val="Normal"/>
    <w:link w:val="Ttulo1Char"/>
    <w:autoRedefine/>
    <w:uiPriority w:val="9"/>
    <w:qFormat/>
    <w:rsid w:val="00006F7A"/>
    <w:pPr>
      <w:keepNext/>
      <w:keepLines/>
      <w:numPr>
        <w:numId w:val="2"/>
      </w:numPr>
      <w:tabs>
        <w:tab w:val="left" w:pos="284"/>
      </w:tabs>
      <w:ind w:left="284" w:hanging="284"/>
      <w:outlineLvl w:val="0"/>
      <w:pPrChange w:id="3" w:author="Lucas Garcia Tomiyama" w:date="2016-07-06T11:17:00Z">
        <w:pPr>
          <w:keepNext/>
          <w:keepLines/>
          <w:spacing w:line="276" w:lineRule="auto"/>
          <w:outlineLvl w:val="0"/>
        </w:pPr>
      </w:pPrChange>
    </w:pPr>
    <w:rPr>
      <w:rFonts w:eastAsiaTheme="majorEastAsia" w:cstheme="majorBidi"/>
      <w:b/>
      <w:bCs/>
      <w:color w:val="000000" w:themeColor="text1"/>
      <w:sz w:val="32"/>
      <w:szCs w:val="28"/>
      <w:rPrChange w:id="3" w:author="Lucas Garcia Tomiyama" w:date="2016-07-06T11:17:00Z">
        <w:rPr>
          <w:rFonts w:asciiTheme="minorHAnsi" w:eastAsiaTheme="majorEastAsia" w:hAnsiTheme="minorHAnsi" w:cstheme="majorBidi"/>
          <w:b/>
          <w:bCs/>
          <w:color w:val="000000" w:themeColor="text1"/>
          <w:sz w:val="32"/>
          <w:szCs w:val="28"/>
          <w:lang w:val="pt-BR" w:eastAsia="en-US" w:bidi="ar-SA"/>
        </w:rPr>
      </w:rPrChange>
    </w:rPr>
  </w:style>
  <w:style w:type="paragraph" w:styleId="Ttulo2">
    <w:name w:val="heading 2"/>
    <w:basedOn w:val="Normal"/>
    <w:next w:val="Normal"/>
    <w:link w:val="Ttulo2Char"/>
    <w:autoRedefine/>
    <w:uiPriority w:val="9"/>
    <w:unhideWhenUsed/>
    <w:qFormat/>
    <w:rsid w:val="00835A04"/>
    <w:pPr>
      <w:keepNext/>
      <w:keepLines/>
      <w:numPr>
        <w:ilvl w:val="1"/>
        <w:numId w:val="2"/>
      </w:numPr>
      <w:ind w:left="141" w:hanging="141"/>
      <w:outlineLvl w:val="1"/>
      <w:pPrChange w:id="4" w:author="Lucas Garcia Tomiyama" w:date="2016-07-06T15:40:00Z">
        <w:pPr>
          <w:keepNext/>
          <w:keepLines/>
          <w:spacing w:line="276" w:lineRule="auto"/>
          <w:ind w:left="708"/>
          <w:outlineLvl w:val="1"/>
        </w:pPr>
      </w:pPrChange>
    </w:pPr>
    <w:rPr>
      <w:rFonts w:eastAsiaTheme="majorEastAsia" w:cstheme="majorBidi"/>
      <w:b/>
      <w:bCs/>
      <w:color w:val="000000" w:themeColor="text1"/>
      <w:sz w:val="28"/>
      <w:szCs w:val="26"/>
      <w:rPrChange w:id="4" w:author="Lucas Garcia Tomiyama" w:date="2016-07-06T15:40:00Z">
        <w:rPr>
          <w:rFonts w:asciiTheme="minorHAnsi" w:eastAsiaTheme="majorEastAsia" w:hAnsiTheme="minorHAnsi" w:cstheme="majorBidi"/>
          <w:b/>
          <w:bCs/>
          <w:color w:val="000000" w:themeColor="text1"/>
          <w:sz w:val="28"/>
          <w:szCs w:val="26"/>
          <w:lang w:val="pt-BR" w:eastAsia="en-US" w:bidi="ar-SA"/>
        </w:rPr>
      </w:rPrChange>
    </w:rPr>
  </w:style>
  <w:style w:type="paragraph" w:styleId="Ttulo3">
    <w:name w:val="heading 3"/>
    <w:basedOn w:val="Normal"/>
    <w:next w:val="Normal"/>
    <w:link w:val="Ttulo3Char"/>
    <w:uiPriority w:val="9"/>
    <w:unhideWhenUsed/>
    <w:qFormat/>
    <w:rsid w:val="00030314"/>
    <w:pPr>
      <w:keepNext/>
      <w:keepLines/>
      <w:numPr>
        <w:ilvl w:val="2"/>
        <w:numId w:val="2"/>
      </w:numPr>
      <w:ind w:left="709"/>
      <w:outlineLvl w:val="2"/>
    </w:pPr>
    <w:rPr>
      <w:rFonts w:eastAsiaTheme="majorEastAsia" w:cstheme="majorBidi"/>
      <w:b/>
      <w:b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6F7A"/>
    <w:rPr>
      <w:rFonts w:eastAsiaTheme="majorEastAsia" w:cstheme="majorBidi"/>
      <w:b/>
      <w:bCs/>
      <w:color w:val="000000" w:themeColor="text1"/>
      <w:sz w:val="32"/>
      <w:szCs w:val="28"/>
    </w:rPr>
  </w:style>
  <w:style w:type="paragraph" w:styleId="SemEspaamento">
    <w:name w:val="No Spacing"/>
    <w:link w:val="SemEspaamentoChar"/>
    <w:uiPriority w:val="1"/>
    <w:qFormat/>
    <w:rsid w:val="0041143D"/>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1143D"/>
    <w:rPr>
      <w:rFonts w:eastAsiaTheme="minorEastAsia"/>
      <w:lang w:eastAsia="pt-BR"/>
    </w:rPr>
  </w:style>
  <w:style w:type="paragraph" w:styleId="Textodebalo">
    <w:name w:val="Balloon Text"/>
    <w:basedOn w:val="Normal"/>
    <w:link w:val="TextodebaloChar"/>
    <w:uiPriority w:val="99"/>
    <w:semiHidden/>
    <w:unhideWhenUsed/>
    <w:rsid w:val="0041143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143D"/>
    <w:rPr>
      <w:rFonts w:ascii="Tahoma" w:hAnsi="Tahoma" w:cs="Tahoma"/>
      <w:sz w:val="16"/>
      <w:szCs w:val="16"/>
    </w:rPr>
  </w:style>
  <w:style w:type="character" w:styleId="Hyperlink">
    <w:name w:val="Hyperlink"/>
    <w:uiPriority w:val="99"/>
    <w:rsid w:val="00DA16E3"/>
    <w:rPr>
      <w:color w:val="0000FF"/>
      <w:u w:val="single"/>
    </w:rPr>
  </w:style>
  <w:style w:type="paragraph" w:styleId="PargrafodaLista">
    <w:name w:val="List Paragraph"/>
    <w:basedOn w:val="Normal"/>
    <w:uiPriority w:val="34"/>
    <w:qFormat/>
    <w:rsid w:val="00DA16E3"/>
    <w:pPr>
      <w:widowControl w:val="0"/>
      <w:spacing w:line="240" w:lineRule="atLeast"/>
      <w:ind w:left="720"/>
      <w:contextualSpacing/>
    </w:pPr>
    <w:rPr>
      <w:rFonts w:ascii="Arial" w:eastAsia="Times New Roman" w:hAnsi="Arial" w:cs="Times New Roman"/>
      <w:sz w:val="20"/>
      <w:szCs w:val="20"/>
    </w:rPr>
  </w:style>
  <w:style w:type="paragraph" w:styleId="Cabealho">
    <w:name w:val="header"/>
    <w:basedOn w:val="Normal"/>
    <w:link w:val="CabealhoChar"/>
    <w:uiPriority w:val="99"/>
    <w:unhideWhenUsed/>
    <w:rsid w:val="00DA16E3"/>
    <w:pPr>
      <w:tabs>
        <w:tab w:val="center" w:pos="4252"/>
        <w:tab w:val="right" w:pos="8504"/>
      </w:tabs>
      <w:spacing w:line="240" w:lineRule="auto"/>
    </w:pPr>
  </w:style>
  <w:style w:type="character" w:customStyle="1" w:styleId="CabealhoChar">
    <w:name w:val="Cabeçalho Char"/>
    <w:basedOn w:val="Fontepargpadro"/>
    <w:link w:val="Cabealho"/>
    <w:uiPriority w:val="99"/>
    <w:rsid w:val="00DA16E3"/>
  </w:style>
  <w:style w:type="paragraph" w:styleId="Rodap">
    <w:name w:val="footer"/>
    <w:basedOn w:val="Normal"/>
    <w:link w:val="RodapChar"/>
    <w:uiPriority w:val="99"/>
    <w:unhideWhenUsed/>
    <w:rsid w:val="00DA16E3"/>
    <w:pPr>
      <w:tabs>
        <w:tab w:val="center" w:pos="4252"/>
        <w:tab w:val="right" w:pos="8504"/>
      </w:tabs>
      <w:spacing w:line="240" w:lineRule="auto"/>
    </w:pPr>
  </w:style>
  <w:style w:type="character" w:customStyle="1" w:styleId="RodapChar">
    <w:name w:val="Rodapé Char"/>
    <w:basedOn w:val="Fontepargpadro"/>
    <w:link w:val="Rodap"/>
    <w:uiPriority w:val="99"/>
    <w:rsid w:val="00DA16E3"/>
  </w:style>
  <w:style w:type="paragraph" w:styleId="CabealhodoSumrio">
    <w:name w:val="TOC Heading"/>
    <w:basedOn w:val="Ttulo1"/>
    <w:next w:val="Normal"/>
    <w:uiPriority w:val="39"/>
    <w:unhideWhenUsed/>
    <w:qFormat/>
    <w:rsid w:val="000D69E1"/>
    <w:pPr>
      <w:outlineLvl w:val="9"/>
    </w:pPr>
    <w:rPr>
      <w:lang w:eastAsia="pt-BR"/>
    </w:rPr>
  </w:style>
  <w:style w:type="paragraph" w:styleId="Sumrio1">
    <w:name w:val="toc 1"/>
    <w:basedOn w:val="Normal"/>
    <w:next w:val="Normal"/>
    <w:autoRedefine/>
    <w:uiPriority w:val="39"/>
    <w:unhideWhenUsed/>
    <w:rsid w:val="004A759E"/>
    <w:pPr>
      <w:tabs>
        <w:tab w:val="left" w:pos="440"/>
        <w:tab w:val="right" w:leader="dot" w:pos="8494"/>
      </w:tabs>
      <w:spacing w:after="100"/>
      <w:pPrChange w:id="5" w:author="Lucas Garcia Tomiyama" w:date="2016-07-04T17:33:00Z">
        <w:pPr>
          <w:spacing w:after="100" w:line="276" w:lineRule="auto"/>
        </w:pPr>
      </w:pPrChange>
    </w:pPr>
    <w:rPr>
      <w:rPrChange w:id="5" w:author="Lucas Garcia Tomiyama" w:date="2016-07-04T17:33:00Z">
        <w:rPr>
          <w:rFonts w:asciiTheme="minorHAnsi" w:eastAsiaTheme="minorHAnsi" w:hAnsiTheme="minorHAnsi" w:cstheme="minorBidi"/>
          <w:sz w:val="22"/>
          <w:szCs w:val="22"/>
          <w:lang w:val="pt-BR" w:eastAsia="en-US" w:bidi="ar-SA"/>
        </w:rPr>
      </w:rPrChange>
    </w:rPr>
  </w:style>
  <w:style w:type="character" w:customStyle="1" w:styleId="Ttulo2Char">
    <w:name w:val="Título 2 Char"/>
    <w:basedOn w:val="Fontepargpadro"/>
    <w:link w:val="Ttulo2"/>
    <w:uiPriority w:val="9"/>
    <w:rsid w:val="00835A04"/>
    <w:rPr>
      <w:rFonts w:eastAsiaTheme="majorEastAsia" w:cstheme="majorBidi"/>
      <w:b/>
      <w:bCs/>
      <w:color w:val="000000" w:themeColor="text1"/>
      <w:sz w:val="28"/>
      <w:szCs w:val="26"/>
    </w:rPr>
  </w:style>
  <w:style w:type="paragraph" w:styleId="Sumrio2">
    <w:name w:val="toc 2"/>
    <w:basedOn w:val="Normal"/>
    <w:next w:val="Normal"/>
    <w:autoRedefine/>
    <w:uiPriority w:val="39"/>
    <w:unhideWhenUsed/>
    <w:rsid w:val="004A759E"/>
    <w:pPr>
      <w:spacing w:after="100"/>
      <w:ind w:left="220"/>
    </w:pPr>
  </w:style>
  <w:style w:type="character" w:customStyle="1" w:styleId="Ttulo3Char">
    <w:name w:val="Título 3 Char"/>
    <w:basedOn w:val="Fontepargpadro"/>
    <w:link w:val="Ttulo3"/>
    <w:uiPriority w:val="9"/>
    <w:rsid w:val="00030314"/>
    <w:rPr>
      <w:rFonts w:eastAsiaTheme="majorEastAsia" w:cstheme="majorBidi"/>
      <w:b/>
      <w:bCs/>
      <w:color w:val="000000" w:themeColor="text1"/>
    </w:rPr>
  </w:style>
  <w:style w:type="paragraph" w:styleId="Sumrio3">
    <w:name w:val="toc 3"/>
    <w:basedOn w:val="Normal"/>
    <w:next w:val="Normal"/>
    <w:autoRedefine/>
    <w:uiPriority w:val="39"/>
    <w:unhideWhenUsed/>
    <w:rsid w:val="00183834"/>
    <w:pPr>
      <w:spacing w:after="100"/>
      <w:ind w:left="440"/>
    </w:pPr>
  </w:style>
  <w:style w:type="paragraph" w:styleId="Reviso">
    <w:name w:val="Revision"/>
    <w:hidden/>
    <w:uiPriority w:val="99"/>
    <w:semiHidden/>
    <w:rsid w:val="007A28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5599">
      <w:bodyDiv w:val="1"/>
      <w:marLeft w:val="0"/>
      <w:marRight w:val="0"/>
      <w:marTop w:val="0"/>
      <w:marBottom w:val="0"/>
      <w:divBdr>
        <w:top w:val="none" w:sz="0" w:space="0" w:color="auto"/>
        <w:left w:val="none" w:sz="0" w:space="0" w:color="auto"/>
        <w:bottom w:val="none" w:sz="0" w:space="0" w:color="auto"/>
        <w:right w:val="none" w:sz="0" w:space="0" w:color="auto"/>
      </w:divBdr>
    </w:div>
    <w:div w:id="959645635">
      <w:bodyDiv w:val="1"/>
      <w:marLeft w:val="0"/>
      <w:marRight w:val="0"/>
      <w:marTop w:val="0"/>
      <w:marBottom w:val="0"/>
      <w:divBdr>
        <w:top w:val="none" w:sz="0" w:space="0" w:color="auto"/>
        <w:left w:val="none" w:sz="0" w:space="0" w:color="auto"/>
        <w:bottom w:val="none" w:sz="0" w:space="0" w:color="auto"/>
        <w:right w:val="none" w:sz="0" w:space="0" w:color="auto"/>
      </w:divBdr>
    </w:div>
    <w:div w:id="1605458576">
      <w:bodyDiv w:val="1"/>
      <w:marLeft w:val="0"/>
      <w:marRight w:val="0"/>
      <w:marTop w:val="0"/>
      <w:marBottom w:val="0"/>
      <w:divBdr>
        <w:top w:val="none" w:sz="0" w:space="0" w:color="auto"/>
        <w:left w:val="none" w:sz="0" w:space="0" w:color="auto"/>
        <w:bottom w:val="none" w:sz="0" w:space="0" w:color="auto"/>
        <w:right w:val="none" w:sz="0" w:space="0" w:color="auto"/>
      </w:divBdr>
    </w:div>
    <w:div w:id="205253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2016-07-04T00:00:00</PublishDate>
  <Abstract>Este documento tem como finalidade descrever um projeto para o desenvolvimento de uma ferramenta de suporte integração. Este documento deve contemplar detalhamento das etapas em cenários funcionais e técnicos.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9BCF0A-1DB5-44F5-82E9-C3423F77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17</Pages>
  <Words>1974</Words>
  <Characters>10663</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FSI</vt:lpstr>
    </vt:vector>
  </TitlesOfParts>
  <Company>Everis</Company>
  <LinksUpToDate>false</LinksUpToDate>
  <CharactersWithSpaces>12612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FSI</dc:title>
  <dc:subject>Ferramenta de Suporte a Integração</dc:subject>
  <dc:creator>Lucas Garcia Tomiyama</dc:creator>
  <cp:lastModifiedBy>Lucas Garcia Tomiyama</cp:lastModifiedBy>
  <cp:revision>13</cp:revision>
  <dcterms:created xsi:type="dcterms:W3CDTF">2016-08-02T14:23:00Z</dcterms:created>
  <dcterms:modified xsi:type="dcterms:W3CDTF">2016-08-08T17:13:00Z</dcterms:modified>
</cp:coreProperties>
</file>